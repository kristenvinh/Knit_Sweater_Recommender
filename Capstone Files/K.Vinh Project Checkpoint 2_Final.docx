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B2E75D4" w14:textId="41FD5822" w:rsidR="006343CC" w:rsidRPr="009710B5" w:rsidRDefault="69FC747A" w:rsidP="69FC747A">
      <w:pPr>
        <w:pStyle w:val="papertitle"/>
        <w:spacing w:before="5pt" w:beforeAutospacing="1" w:after="5pt" w:afterAutospacing="1"/>
      </w:pPr>
      <w:r>
        <w:t xml:space="preserve">Project </w:t>
      </w:r>
      <w:r w:rsidR="00507C5F">
        <w:t>Checkpoint #</w:t>
      </w:r>
      <w:r w:rsidR="3967B929">
        <w:t>2</w:t>
      </w:r>
    </w:p>
    <w:p w14:paraId="706B3548" w14:textId="77777777" w:rsidR="006343CC" w:rsidRPr="00CA4392" w:rsidRDefault="006343CC" w:rsidP="006343CC">
      <w:pPr>
        <w:pStyle w:val="Author"/>
        <w:spacing w:before="5pt" w:beforeAutospacing="1" w:after="5pt" w:afterAutospacing="1" w:line="6pt" w:lineRule="auto"/>
        <w:rPr>
          <w:sz w:val="16"/>
          <w:szCs w:val="16"/>
        </w:rPr>
        <w:sectPr w:rsidR="006343CC" w:rsidRPr="00CA4392" w:rsidSect="006343CC">
          <w:footerReference w:type="first" r:id="rId8"/>
          <w:pgSz w:w="612pt" w:h="792pt" w:code="1"/>
          <w:pgMar w:top="54pt" w:right="44.65pt" w:bottom="72pt" w:left="44.65pt" w:header="36pt" w:footer="36pt" w:gutter="0pt"/>
          <w:cols w:space="36pt"/>
          <w:titlePg/>
          <w:docGrid w:linePitch="360"/>
        </w:sectPr>
      </w:pPr>
    </w:p>
    <w:p w14:paraId="5BE80151" w14:textId="08F9759F" w:rsidR="006343CC" w:rsidRPr="00793E6D" w:rsidRDefault="001D7247" w:rsidP="006343CC">
      <w:pPr>
        <w:pStyle w:val="Author"/>
        <w:spacing w:before="5pt" w:beforeAutospacing="1"/>
        <w:rPr>
          <w:sz w:val="18"/>
          <w:szCs w:val="18"/>
        </w:rPr>
        <w:sectPr w:rsidR="006343CC" w:rsidRPr="00793E6D" w:rsidSect="006343CC">
          <w:type w:val="continuous"/>
          <w:pgSz w:w="612pt" w:h="792pt" w:code="1"/>
          <w:pgMar w:top="54pt" w:right="44.65pt" w:bottom="72pt" w:left="44.65pt" w:header="36pt" w:footer="36pt" w:gutter="0pt"/>
          <w:cols w:space="36pt"/>
          <w:docGrid w:linePitch="360"/>
        </w:sectPr>
      </w:pPr>
      <w:r>
        <w:rPr>
          <w:sz w:val="18"/>
          <w:szCs w:val="18"/>
        </w:rPr>
        <w:t>Kristen Vinh</w:t>
      </w:r>
      <w:r w:rsidR="006343CC" w:rsidRPr="00F847A6">
        <w:rPr>
          <w:sz w:val="18"/>
          <w:szCs w:val="18"/>
        </w:rPr>
        <w:t xml:space="preserve"> </w:t>
      </w:r>
      <w:r w:rsidR="006343CC" w:rsidRPr="00F847A6">
        <w:rPr>
          <w:sz w:val="18"/>
          <w:szCs w:val="18"/>
        </w:rPr>
        <w:br/>
      </w:r>
      <w:r>
        <w:rPr>
          <w:sz w:val="18"/>
          <w:szCs w:val="18"/>
        </w:rPr>
        <w:t>kv1895@rit.edu</w:t>
      </w:r>
    </w:p>
    <w:p w14:paraId="6E876B7F" w14:textId="77777777" w:rsidR="006343CC" w:rsidRPr="00F847A6" w:rsidRDefault="006343CC" w:rsidP="006343CC">
      <w:pPr>
        <w:pStyle w:val="Author"/>
        <w:spacing w:before="5pt" w:beforeAutospacing="1"/>
        <w:jc w:val="both"/>
        <w:rPr>
          <w:sz w:val="16"/>
          <w:szCs w:val="16"/>
        </w:rPr>
        <w:sectPr w:rsidR="006343CC" w:rsidRPr="00F847A6" w:rsidSect="006343CC">
          <w:type w:val="continuous"/>
          <w:pgSz w:w="612pt" w:h="792pt" w:code="1"/>
          <w:pgMar w:top="54pt" w:right="44.65pt" w:bottom="72pt" w:left="44.65pt" w:header="36pt" w:footer="36pt" w:gutter="0pt"/>
          <w:cols w:num="4" w:space="10.80pt"/>
          <w:docGrid w:linePitch="360"/>
        </w:sectPr>
      </w:pPr>
    </w:p>
    <w:p w14:paraId="53B284A1" w14:textId="77777777" w:rsidR="00CA4392" w:rsidRDefault="00CA4392" w:rsidP="006343CC">
      <w:pPr>
        <w:pStyle w:val="Author"/>
        <w:spacing w:before="5pt" w:beforeAutospacing="1"/>
        <w:contextualSpacing/>
        <w:jc w:val="both"/>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6343CC">
      <w:pPr>
        <w:pStyle w:val="Author"/>
        <w:spacing w:before="5pt" w:beforeAutospacing="1"/>
        <w:jc w:val="both"/>
        <w:rPr>
          <w:sz w:val="16"/>
          <w:szCs w:val="16"/>
        </w:rPr>
        <w:sectPr w:rsidR="00CA4392" w:rsidRPr="00F847A6" w:rsidSect="00F847A6">
          <w:footerReference w:type="first" r:id="rId9"/>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63599A6F" w14:textId="09DD320A" w:rsidR="69FC747A" w:rsidRDefault="69FC747A" w:rsidP="69FC747A">
      <w:pPr>
        <w:pStyle w:val="Heading1"/>
      </w:pPr>
      <w:r>
        <w:t>RECENT PROGRESS</w:t>
      </w:r>
    </w:p>
    <w:p w14:paraId="7F28DACF" w14:textId="1748C392" w:rsidR="74B83241" w:rsidRDefault="74B83241" w:rsidP="69FC747A">
      <w:pPr>
        <w:pStyle w:val="ListParagraph"/>
        <w:numPr>
          <w:ilvl w:val="0"/>
          <w:numId w:val="7"/>
        </w:numPr>
        <w:jc w:val="start"/>
        <w:rPr>
          <w:i/>
          <w:iCs/>
        </w:rPr>
      </w:pPr>
      <w:r w:rsidRPr="69FC747A">
        <w:rPr>
          <w:i/>
          <w:iCs/>
        </w:rPr>
        <w:t>Hierarchy Adjustments for Classification Algorithms</w:t>
      </w:r>
    </w:p>
    <w:p w14:paraId="7EF3FEB0" w14:textId="60839D58" w:rsidR="69FC747A" w:rsidRDefault="69FC747A" w:rsidP="69FC747A">
      <w:pPr>
        <w:pStyle w:val="ListParagraph"/>
        <w:jc w:val="start"/>
      </w:pPr>
    </w:p>
    <w:p w14:paraId="04FA4180" w14:textId="2A497183" w:rsidR="74B83241" w:rsidRDefault="74B83241" w:rsidP="69FC747A">
      <w:pPr>
        <w:jc w:val="start"/>
      </w:pPr>
      <w:r>
        <w:t xml:space="preserve">During the early stages of testing classification models on the sweater construction tags (circular yoke, raglan sleeves, drop sleeves, set-in sleeves, dolman sleeves, saddle shoulders), I discovered that the “sweater construction” category I created as an amalgamation across various tag categories likely wasn’t going to work – many of the tags had a zero or very, very low scores across precision, recall and F1-Scores. In addition, none of the models I ran for sweater construction had a test accuracy above 35 percent. Since this was a key part of the upper </w:t>
      </w:r>
      <w:del w:id="0" w:author="Kristen Vinh" w:date="2025-10-30T11:21:00Z" w16du:dateUtc="2025-10-30T15:21:00Z">
        <w:r w:rsidDel="00D256D6">
          <w:delText>level</w:delText>
        </w:r>
      </w:del>
      <w:ins w:id="1" w:author="Kristen Vinh" w:date="2025-10-30T11:21:00Z" w16du:dateUtc="2025-10-30T15:21:00Z">
        <w:r w:rsidR="00D256D6">
          <w:t>level</w:t>
        </w:r>
      </w:ins>
      <w:r>
        <w:t xml:space="preserve">s of my hierarchy, I adjusted to incorporate the attributes differently: in </w:t>
      </w:r>
      <w:del w:id="2" w:author="Kristen Vinh" w:date="2025-10-30T11:21:00Z" w16du:dateUtc="2025-10-30T15:21:00Z">
        <w:r w:rsidDel="00D256D6">
          <w:delText>Level</w:delText>
        </w:r>
      </w:del>
      <w:ins w:id="3" w:author="Kristen Vinh" w:date="2025-10-30T11:22:00Z" w16du:dateUtc="2025-10-30T15:22:00Z">
        <w:r w:rsidR="00D256D6">
          <w:t>l</w:t>
        </w:r>
      </w:ins>
      <w:ins w:id="4" w:author="Kristen Vinh" w:date="2025-10-30T11:21:00Z" w16du:dateUtc="2025-10-30T15:21:00Z">
        <w:r w:rsidR="00D256D6">
          <w:t>evel</w:t>
        </w:r>
      </w:ins>
      <w:r>
        <w:t xml:space="preserve"> 2: Task C (circular yoke) and </w:t>
      </w:r>
      <w:del w:id="5" w:author="Kristen Vinh" w:date="2025-10-30T11:21:00Z" w16du:dateUtc="2025-10-30T15:21:00Z">
        <w:r w:rsidDel="00D256D6">
          <w:delText>Level</w:delText>
        </w:r>
      </w:del>
      <w:ins w:id="6" w:author="Kristen Vinh" w:date="2025-10-30T11:22:00Z" w16du:dateUtc="2025-10-30T15:22:00Z">
        <w:r w:rsidR="00D256D6">
          <w:t>l</w:t>
        </w:r>
      </w:ins>
      <w:ins w:id="7" w:author="Kristen Vinh" w:date="2025-10-30T11:21:00Z" w16du:dateUtc="2025-10-30T15:21:00Z">
        <w:r w:rsidR="00D256D6">
          <w:t>evel</w:t>
        </w:r>
      </w:ins>
      <w:r>
        <w:t xml:space="preserve"> 3: Task D (all others, which were sleeve features). </w:t>
      </w:r>
    </w:p>
    <w:p w14:paraId="26C6993A" w14:textId="1CA9AA74" w:rsidR="74B83241" w:rsidRDefault="74B83241" w:rsidP="69FC747A">
      <w:pPr>
        <w:jc w:val="start"/>
      </w:pPr>
      <w:r>
        <w:t>The final hierarchy I developed was as follows:</w:t>
      </w:r>
    </w:p>
    <w:p w14:paraId="2CEDB546" w14:textId="38B0CFF8" w:rsidR="69FC747A" w:rsidRDefault="69FC747A" w:rsidP="69FC747A">
      <w:pPr>
        <w:jc w:val="start"/>
      </w:pPr>
    </w:p>
    <w:p w14:paraId="6FD494C8" w14:textId="447A1DB5" w:rsidR="74B83241" w:rsidRDefault="1F068D17" w:rsidP="1E903BF8">
      <w:pPr>
        <w:jc w:val="start"/>
        <w:rPr>
          <w:i/>
          <w:iCs/>
        </w:rPr>
      </w:pPr>
      <w:r w:rsidRPr="1E903BF8">
        <w:rPr>
          <w:i/>
          <w:iCs/>
        </w:rPr>
        <w:t>(</w:t>
      </w:r>
      <w:del w:id="8" w:author="Kristen Vinh" w:date="2025-10-30T11:21:00Z" w16du:dateUtc="2025-10-30T15:21:00Z">
        <w:r w:rsidRPr="1E903BF8" w:rsidDel="00D256D6">
          <w:rPr>
            <w:i/>
            <w:iCs/>
          </w:rPr>
          <w:delText>Level</w:delText>
        </w:r>
      </w:del>
      <w:ins w:id="9" w:author="Kristen Vinh" w:date="2025-10-30T11:21:00Z" w16du:dateUtc="2025-10-30T15:21:00Z">
        <w:r w:rsidR="00D256D6">
          <w:rPr>
            <w:i/>
            <w:iCs/>
          </w:rPr>
          <w:t>Level</w:t>
        </w:r>
      </w:ins>
      <w:r w:rsidRPr="1E903BF8">
        <w:rPr>
          <w:i/>
          <w:iCs/>
        </w:rPr>
        <w:t xml:space="preserve"> 2 Task A has been struck through here, as it is part I tested, but I eventually decided to move it into </w:t>
      </w:r>
      <w:del w:id="10" w:author="Kristen Vinh" w:date="2025-10-30T11:21:00Z" w16du:dateUtc="2025-10-30T15:21:00Z">
        <w:r w:rsidRPr="1E903BF8" w:rsidDel="00D256D6">
          <w:rPr>
            <w:i/>
            <w:iCs/>
          </w:rPr>
          <w:delText>Level</w:delText>
        </w:r>
      </w:del>
      <w:ins w:id="11" w:author="Kristen Vinh" w:date="2025-10-30T11:22:00Z" w16du:dateUtc="2025-10-30T15:22:00Z">
        <w:r w:rsidR="00D256D6">
          <w:rPr>
            <w:i/>
            <w:iCs/>
          </w:rPr>
          <w:t>l</w:t>
        </w:r>
      </w:ins>
      <w:ins w:id="12" w:author="Kristen Vinh" w:date="2025-10-30T11:21:00Z" w16du:dateUtc="2025-10-30T15:21:00Z">
        <w:r w:rsidR="00D256D6">
          <w:rPr>
            <w:i/>
            <w:iCs/>
          </w:rPr>
          <w:t>evel</w:t>
        </w:r>
      </w:ins>
      <w:r w:rsidRPr="1E903BF8">
        <w:rPr>
          <w:i/>
          <w:iCs/>
        </w:rPr>
        <w:t xml:space="preserve"> 3 Task B as part of the sleeve length of the </w:t>
      </w:r>
      <w:del w:id="13" w:author="Kristen Vinh" w:date="2025-10-30T11:21:00Z" w16du:dateUtc="2025-10-30T15:21:00Z">
        <w:r w:rsidR="21AECBCF" w:rsidRPr="1E903BF8" w:rsidDel="00D256D6">
          <w:rPr>
            <w:i/>
            <w:iCs/>
          </w:rPr>
          <w:delText>L</w:delText>
        </w:r>
        <w:r w:rsidRPr="1E903BF8" w:rsidDel="00D256D6">
          <w:rPr>
            <w:i/>
            <w:iCs/>
          </w:rPr>
          <w:delText>evel</w:delText>
        </w:r>
      </w:del>
      <w:ins w:id="14" w:author="Kristen Vinh" w:date="2025-10-30T11:22:00Z" w16du:dateUtc="2025-10-30T15:22:00Z">
        <w:r w:rsidR="00D256D6">
          <w:rPr>
            <w:i/>
            <w:iCs/>
          </w:rPr>
          <w:t>l</w:t>
        </w:r>
      </w:ins>
      <w:ins w:id="15" w:author="Kristen Vinh" w:date="2025-10-30T11:21:00Z" w16du:dateUtc="2025-10-30T15:21:00Z">
        <w:r w:rsidR="00D256D6">
          <w:rPr>
            <w:i/>
            <w:iCs/>
          </w:rPr>
          <w:t>evel</w:t>
        </w:r>
      </w:ins>
      <w:r w:rsidRPr="1E903BF8">
        <w:rPr>
          <w:i/>
          <w:iCs/>
        </w:rPr>
        <w:t xml:space="preserve"> </w:t>
      </w:r>
      <w:r w:rsidR="15A6F8F8" w:rsidRPr="1E903BF8">
        <w:rPr>
          <w:i/>
          <w:iCs/>
        </w:rPr>
        <w:t>3</w:t>
      </w:r>
      <w:r w:rsidRPr="1E903BF8">
        <w:rPr>
          <w:i/>
          <w:iCs/>
        </w:rPr>
        <w:t xml:space="preserve">hierarchy – see </w:t>
      </w:r>
      <w:del w:id="16" w:author="Kristen Vinh" w:date="2025-10-30T11:21:00Z" w16du:dateUtc="2025-10-30T15:21:00Z">
        <w:r w:rsidRPr="1E903BF8" w:rsidDel="00D256D6">
          <w:rPr>
            <w:i/>
            <w:iCs/>
          </w:rPr>
          <w:delText>Level</w:delText>
        </w:r>
      </w:del>
      <w:ins w:id="17" w:author="Kristen Vinh" w:date="2025-10-30T11:22:00Z" w16du:dateUtc="2025-10-30T15:22:00Z">
        <w:r w:rsidR="00D256D6">
          <w:rPr>
            <w:i/>
            <w:iCs/>
          </w:rPr>
          <w:t>l</w:t>
        </w:r>
      </w:ins>
      <w:ins w:id="18" w:author="Kristen Vinh" w:date="2025-10-30T11:21:00Z" w16du:dateUtc="2025-10-30T15:21:00Z">
        <w:r w:rsidR="00D256D6">
          <w:rPr>
            <w:i/>
            <w:iCs/>
          </w:rPr>
          <w:t>evel</w:t>
        </w:r>
      </w:ins>
      <w:r w:rsidRPr="1E903BF8">
        <w:rPr>
          <w:i/>
          <w:iCs/>
        </w:rPr>
        <w:t xml:space="preserve"> 2 Algorithm Testing and Benchmarking)</w:t>
      </w:r>
    </w:p>
    <w:p w14:paraId="12E5F4DF" w14:textId="36891403" w:rsidR="69FC747A" w:rsidRDefault="69FC747A" w:rsidP="69FC747A">
      <w:pPr>
        <w:jc w:val="start"/>
        <w:rPr>
          <w:i/>
          <w:iCs/>
        </w:rPr>
      </w:pPr>
    </w:p>
    <w:p w14:paraId="7D8F0202" w14:textId="71A4383B" w:rsidR="74B83241" w:rsidRDefault="74B83241" w:rsidP="69FC747A">
      <w:pPr>
        <w:spacing w:before="8pt" w:after="4pt"/>
        <w:jc w:val="both"/>
        <w:rPr>
          <w:rFonts w:eastAsia="Times New Roman"/>
          <w:color w:val="000000" w:themeColor="text1"/>
        </w:rPr>
      </w:pPr>
      <w:del w:id="19" w:author="Kristen Vinh" w:date="2025-10-30T11:21:00Z" w16du:dateUtc="2025-10-30T15:21:00Z">
        <w:r w:rsidRPr="69FC747A" w:rsidDel="00D256D6">
          <w:rPr>
            <w:rFonts w:eastAsia="Times New Roman"/>
            <w:b/>
            <w:bCs/>
            <w:color w:val="000000" w:themeColor="text1"/>
          </w:rPr>
          <w:delText>Level</w:delText>
        </w:r>
      </w:del>
      <w:ins w:id="20" w:author="Kristen Vinh" w:date="2025-10-30T11:21:00Z" w16du:dateUtc="2025-10-30T15:21:00Z">
        <w:r w:rsidR="00D256D6">
          <w:rPr>
            <w:rFonts w:eastAsia="Times New Roman"/>
            <w:b/>
            <w:bCs/>
            <w:color w:val="000000" w:themeColor="text1"/>
          </w:rPr>
          <w:t>Level</w:t>
        </w:r>
      </w:ins>
      <w:r w:rsidRPr="69FC747A">
        <w:rPr>
          <w:rFonts w:eastAsia="Times New Roman"/>
          <w:b/>
          <w:bCs/>
          <w:color w:val="000000" w:themeColor="text1"/>
        </w:rPr>
        <w:t xml:space="preserve"> 1: Base Sweater Type: Binary Classification</w:t>
      </w:r>
      <w:r w:rsidRPr="69FC747A">
        <w:rPr>
          <w:rFonts w:eastAsia="Times New Roman"/>
          <w:color w:val="000000" w:themeColor="text1"/>
        </w:rPr>
        <w:t xml:space="preserve"> </w:t>
      </w:r>
    </w:p>
    <w:p w14:paraId="1EE592E1" w14:textId="56B1FBAC" w:rsidR="74B83241" w:rsidRDefault="74B83241" w:rsidP="69FC747A">
      <w:pPr>
        <w:pStyle w:val="ListParagraph"/>
        <w:numPr>
          <w:ilvl w:val="0"/>
          <w:numId w:val="6"/>
        </w:numPr>
        <w:spacing w:before="11pt" w:after="11pt"/>
        <w:jc w:val="start"/>
        <w:rPr>
          <w:rFonts w:eastAsia="Times New Roman"/>
          <w:color w:val="000000" w:themeColor="text1"/>
        </w:rPr>
      </w:pPr>
      <w:r w:rsidRPr="69FC747A">
        <w:rPr>
          <w:rFonts w:eastAsia="Times New Roman"/>
          <w:color w:val="000000" w:themeColor="text1"/>
        </w:rPr>
        <w:t xml:space="preserve">Task: Cardigan or Pullover: Classify the image as either a </w:t>
      </w:r>
      <w:r w:rsidRPr="69FC747A">
        <w:rPr>
          <w:rFonts w:eastAsia="Times New Roman"/>
          <w:b/>
          <w:bCs/>
          <w:color w:val="000000" w:themeColor="text1"/>
        </w:rPr>
        <w:t>Pullover</w:t>
      </w:r>
      <w:r w:rsidRPr="69FC747A">
        <w:rPr>
          <w:rFonts w:eastAsia="Times New Roman"/>
          <w:color w:val="000000" w:themeColor="text1"/>
        </w:rPr>
        <w:t xml:space="preserve"> or a </w:t>
      </w:r>
      <w:r w:rsidRPr="69FC747A">
        <w:rPr>
          <w:rFonts w:eastAsia="Times New Roman"/>
          <w:b/>
          <w:bCs/>
          <w:color w:val="000000" w:themeColor="text1"/>
        </w:rPr>
        <w:t>Cardigan</w:t>
      </w:r>
      <w:r w:rsidRPr="69FC747A">
        <w:rPr>
          <w:rFonts w:eastAsia="Times New Roman"/>
          <w:color w:val="000000" w:themeColor="text1"/>
        </w:rPr>
        <w:t>.</w:t>
      </w:r>
    </w:p>
    <w:p w14:paraId="0C7CEBF6" w14:textId="440E11D1" w:rsidR="74B83241" w:rsidRDefault="74B83241" w:rsidP="69FC747A">
      <w:pPr>
        <w:spacing w:before="12pt" w:after="12pt"/>
        <w:jc w:val="start"/>
        <w:rPr>
          <w:rFonts w:eastAsia="Times New Roman"/>
          <w:b/>
          <w:bCs/>
          <w:color w:val="000000" w:themeColor="text1"/>
        </w:rPr>
      </w:pPr>
      <w:del w:id="21" w:author="Kristen Vinh" w:date="2025-10-30T11:21:00Z" w16du:dateUtc="2025-10-30T15:21:00Z">
        <w:r w:rsidRPr="69FC747A" w:rsidDel="00D256D6">
          <w:rPr>
            <w:rFonts w:eastAsia="Times New Roman"/>
            <w:b/>
            <w:bCs/>
            <w:color w:val="000000" w:themeColor="text1"/>
          </w:rPr>
          <w:delText>Level</w:delText>
        </w:r>
      </w:del>
      <w:ins w:id="22" w:author="Kristen Vinh" w:date="2025-10-30T11:21:00Z" w16du:dateUtc="2025-10-30T15:21:00Z">
        <w:r w:rsidR="00D256D6">
          <w:rPr>
            <w:rFonts w:eastAsia="Times New Roman"/>
            <w:b/>
            <w:bCs/>
            <w:color w:val="000000" w:themeColor="text1"/>
          </w:rPr>
          <w:t>Level</w:t>
        </w:r>
      </w:ins>
      <w:r w:rsidRPr="69FC747A">
        <w:rPr>
          <w:rFonts w:eastAsia="Times New Roman"/>
          <w:b/>
          <w:bCs/>
          <w:color w:val="000000" w:themeColor="text1"/>
        </w:rPr>
        <w:t xml:space="preserve"> 2: Primary Structural Features: Binary Classification</w:t>
      </w:r>
    </w:p>
    <w:p w14:paraId="78B6D4B3" w14:textId="13CA9A2D" w:rsidR="74B83241" w:rsidRDefault="74B83241" w:rsidP="69FC747A">
      <w:pPr>
        <w:spacing w:before="12pt" w:after="12pt"/>
        <w:jc w:val="start"/>
        <w:rPr>
          <w:rFonts w:eastAsia="Times New Roman"/>
          <w:color w:val="000000" w:themeColor="text1"/>
        </w:rPr>
      </w:pPr>
      <w:r w:rsidRPr="69FC747A">
        <w:rPr>
          <w:rFonts w:eastAsia="Times New Roman"/>
          <w:color w:val="000000" w:themeColor="text1"/>
        </w:rPr>
        <w:t>These are</w:t>
      </w:r>
      <w:r w:rsidR="00996493">
        <w:rPr>
          <w:rFonts w:eastAsia="Times New Roman"/>
          <w:color w:val="000000" w:themeColor="text1"/>
        </w:rPr>
        <w:t xml:space="preserve"> also</w:t>
      </w:r>
      <w:r w:rsidRPr="69FC747A">
        <w:rPr>
          <w:rFonts w:eastAsia="Times New Roman"/>
          <w:color w:val="000000" w:themeColor="text1"/>
        </w:rPr>
        <w:t xml:space="preserve"> binary classifications, and I’ll test both across the entire database and separately on pullovers and cardigans to determine whether the hierarchy is necessary. </w:t>
      </w:r>
    </w:p>
    <w:p w14:paraId="59277A58" w14:textId="59EA57E1" w:rsidR="74B83241" w:rsidRDefault="74B83241" w:rsidP="69FC747A">
      <w:pPr>
        <w:pStyle w:val="ListParagraph"/>
        <w:numPr>
          <w:ilvl w:val="0"/>
          <w:numId w:val="5"/>
        </w:numPr>
        <w:spacing w:before="11pt" w:after="11pt"/>
        <w:jc w:val="start"/>
        <w:rPr>
          <w:rFonts w:eastAsia="Times New Roman"/>
          <w:strike/>
          <w:color w:val="000000" w:themeColor="text1"/>
        </w:rPr>
      </w:pPr>
      <w:r w:rsidRPr="69FC747A">
        <w:rPr>
          <w:rFonts w:eastAsia="Times New Roman"/>
          <w:b/>
          <w:bCs/>
          <w:strike/>
          <w:color w:val="000000" w:themeColor="text1"/>
        </w:rPr>
        <w:t xml:space="preserve">Task A: Has Sleeves or Sleeveless: </w:t>
      </w:r>
      <w:r w:rsidRPr="69FC747A">
        <w:rPr>
          <w:rFonts w:eastAsia="Times New Roman"/>
          <w:strike/>
          <w:color w:val="000000" w:themeColor="text1"/>
        </w:rPr>
        <w:t xml:space="preserve">See if an algorithm can accurately label the sleeves using the “attr_sleeveless” tag. </w:t>
      </w:r>
    </w:p>
    <w:p w14:paraId="5DDFD6C0" w14:textId="0FBC5F12" w:rsidR="74B83241" w:rsidRDefault="74B83241" w:rsidP="69FC747A">
      <w:pPr>
        <w:pStyle w:val="ListParagraph"/>
        <w:numPr>
          <w:ilvl w:val="0"/>
          <w:numId w:val="5"/>
        </w:numPr>
        <w:spacing w:before="11pt" w:after="11pt"/>
        <w:jc w:val="start"/>
        <w:rPr>
          <w:rFonts w:eastAsia="Times New Roman"/>
          <w:color w:val="000000" w:themeColor="text1"/>
        </w:rPr>
      </w:pPr>
      <w:r w:rsidRPr="69FC747A">
        <w:rPr>
          <w:rFonts w:eastAsia="Times New Roman"/>
          <w:b/>
          <w:bCs/>
          <w:color w:val="000000" w:themeColor="text1"/>
        </w:rPr>
        <w:t>Task B: Colorwork Type: Single Color vs. Multi-Color</w:t>
      </w:r>
      <w:r w:rsidRPr="69FC747A">
        <w:rPr>
          <w:rFonts w:eastAsia="Times New Roman"/>
          <w:color w:val="000000" w:themeColor="text1"/>
        </w:rPr>
        <w:t>.</w:t>
      </w:r>
    </w:p>
    <w:p w14:paraId="574733FA" w14:textId="09BB3D96" w:rsidR="74B83241" w:rsidRDefault="74B83241" w:rsidP="69FC747A">
      <w:pPr>
        <w:pStyle w:val="ListParagraph"/>
        <w:numPr>
          <w:ilvl w:val="0"/>
          <w:numId w:val="5"/>
        </w:numPr>
        <w:spacing w:before="11pt" w:after="11pt"/>
        <w:jc w:val="start"/>
        <w:rPr>
          <w:rFonts w:eastAsia="Times New Roman"/>
          <w:color w:val="000000" w:themeColor="text1"/>
        </w:rPr>
      </w:pPr>
      <w:r w:rsidRPr="69FC747A">
        <w:rPr>
          <w:rFonts w:eastAsia="Times New Roman"/>
          <w:b/>
          <w:bCs/>
          <w:color w:val="000000" w:themeColor="text1"/>
        </w:rPr>
        <w:t xml:space="preserve">Task C: Circular Yoke or not: </w:t>
      </w:r>
      <w:r w:rsidRPr="69FC747A">
        <w:rPr>
          <w:rFonts w:eastAsia="Times New Roman"/>
          <w:color w:val="000000" w:themeColor="text1"/>
        </w:rPr>
        <w:t xml:space="preserve">This is the only primary tag that doesn’t fit elsewhere, but it is a widespread sweater construction, so it feels important to include. Also, it’s mostly pullovers (although some cardigans), so it might benefit from being its own task. </w:t>
      </w:r>
    </w:p>
    <w:p w14:paraId="35889E31" w14:textId="6ACE456E" w:rsidR="74B83241" w:rsidRDefault="74B83241" w:rsidP="69FC747A">
      <w:pPr>
        <w:spacing w:before="12pt" w:after="12pt"/>
        <w:jc w:val="start"/>
        <w:rPr>
          <w:rFonts w:eastAsia="Times New Roman"/>
          <w:b/>
          <w:bCs/>
          <w:color w:val="000000" w:themeColor="text1"/>
        </w:rPr>
      </w:pPr>
      <w:del w:id="23" w:author="Kristen Vinh" w:date="2025-10-30T11:21:00Z" w16du:dateUtc="2025-10-30T15:21:00Z">
        <w:r w:rsidRPr="69FC747A" w:rsidDel="00D256D6">
          <w:rPr>
            <w:rFonts w:eastAsia="Times New Roman"/>
            <w:b/>
            <w:bCs/>
            <w:color w:val="000000" w:themeColor="text1"/>
          </w:rPr>
          <w:delText>Level</w:delText>
        </w:r>
      </w:del>
      <w:ins w:id="24" w:author="Kristen Vinh" w:date="2025-10-30T11:21:00Z" w16du:dateUtc="2025-10-30T15:21:00Z">
        <w:r w:rsidR="00D256D6">
          <w:rPr>
            <w:rFonts w:eastAsia="Times New Roman"/>
            <w:b/>
            <w:bCs/>
            <w:color w:val="000000" w:themeColor="text1"/>
          </w:rPr>
          <w:t>Level</w:t>
        </w:r>
      </w:ins>
      <w:r w:rsidRPr="69FC747A">
        <w:rPr>
          <w:rFonts w:eastAsia="Times New Roman"/>
          <w:b/>
          <w:bCs/>
          <w:color w:val="000000" w:themeColor="text1"/>
        </w:rPr>
        <w:t xml:space="preserve"> 3: Secondary Detail Features: Multilabel Classification</w:t>
      </w:r>
    </w:p>
    <w:p w14:paraId="4CD1DC2D" w14:textId="0F66812E" w:rsidR="74B83241" w:rsidRDefault="74B83241" w:rsidP="69FC747A">
      <w:pPr>
        <w:spacing w:before="12pt" w:after="12pt"/>
        <w:jc w:val="start"/>
        <w:rPr>
          <w:rFonts w:eastAsia="Times New Roman"/>
          <w:color w:val="000000" w:themeColor="text1"/>
        </w:rPr>
      </w:pPr>
      <w:r w:rsidRPr="69FC747A">
        <w:rPr>
          <w:rFonts w:eastAsia="Times New Roman"/>
          <w:color w:val="000000" w:themeColor="text1"/>
        </w:rPr>
        <w:t xml:space="preserve">These models focus on more granular details that may depend on the above (i.e., it must be multicolor to feature a type of colorwork and/or are beyond binary classification). </w:t>
      </w:r>
    </w:p>
    <w:p w14:paraId="0923A4C5" w14:textId="0EA1C919"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Task A: Neck</w:t>
      </w:r>
      <w:r w:rsidRPr="69FC747A">
        <w:rPr>
          <w:rFonts w:eastAsia="Times New Roman"/>
          <w:color w:val="000000" w:themeColor="text1"/>
        </w:rPr>
        <w:t xml:space="preserve"> </w:t>
      </w:r>
      <w:r w:rsidRPr="69FC747A">
        <w:rPr>
          <w:rFonts w:eastAsia="Times New Roman"/>
          <w:b/>
          <w:bCs/>
          <w:color w:val="000000" w:themeColor="text1"/>
        </w:rPr>
        <w:t>Type:</w:t>
      </w:r>
      <w:r w:rsidRPr="69FC747A">
        <w:rPr>
          <w:rFonts w:eastAsia="Times New Roman"/>
          <w:color w:val="000000" w:themeColor="text1"/>
        </w:rPr>
        <w:t xml:space="preserve"> Classify the neckline (e.g., </w:t>
      </w:r>
      <w:r w:rsidRPr="69FC747A">
        <w:rPr>
          <w:rFonts w:eastAsia="Times New Roman"/>
          <w:i/>
          <w:iCs/>
          <w:color w:val="000000" w:themeColor="text1"/>
        </w:rPr>
        <w:t>Crew, V-neck, Turtleneck, Shawl Collar</w:t>
      </w:r>
      <w:r w:rsidRPr="69FC747A">
        <w:rPr>
          <w:rFonts w:eastAsia="Times New Roman"/>
          <w:color w:val="000000" w:themeColor="text1"/>
        </w:rPr>
        <w:t>). Note: combines turtleneck and mock turtleneck sleeve, since an algorithm likely wouldn’t be able to tell the difference.</w:t>
      </w:r>
    </w:p>
    <w:p w14:paraId="3BC17CDA" w14:textId="22FD8DBA"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 xml:space="preserve">Task B: Sleeve Length: </w:t>
      </w:r>
      <w:r w:rsidRPr="69FC747A">
        <w:rPr>
          <w:rFonts w:eastAsia="Times New Roman"/>
          <w:color w:val="000000" w:themeColor="text1"/>
        </w:rPr>
        <w:t xml:space="preserve"> Classify sleeve length (</w:t>
      </w:r>
      <w:r w:rsidRPr="69FC747A">
        <w:rPr>
          <w:rFonts w:eastAsia="Times New Roman"/>
          <w:i/>
          <w:iCs/>
          <w:color w:val="000000" w:themeColor="text1"/>
        </w:rPr>
        <w:t>Long, Three-quarter, Short</w:t>
      </w:r>
      <w:r w:rsidRPr="69FC747A">
        <w:rPr>
          <w:rFonts w:eastAsia="Times New Roman"/>
          <w:color w:val="000000" w:themeColor="text1"/>
        </w:rPr>
        <w:t xml:space="preserve">) </w:t>
      </w:r>
    </w:p>
    <w:p w14:paraId="336AE222" w14:textId="12059487"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Task C: Type of colorwork:</w:t>
      </w:r>
      <w:r w:rsidRPr="69FC747A">
        <w:rPr>
          <w:rFonts w:eastAsia="Times New Roman"/>
          <w:color w:val="000000" w:themeColor="text1"/>
        </w:rPr>
        <w:t xml:space="preserve"> (stripes, corrugated ribbing, intarsia, etc.) </w:t>
      </w:r>
    </w:p>
    <w:p w14:paraId="0064550B" w14:textId="479469F5" w:rsidR="74B83241" w:rsidRDefault="74B83241" w:rsidP="69FC747A">
      <w:pPr>
        <w:pStyle w:val="ListParagraph"/>
        <w:numPr>
          <w:ilvl w:val="0"/>
          <w:numId w:val="4"/>
        </w:numPr>
        <w:spacing w:before="11pt" w:after="11pt"/>
        <w:jc w:val="start"/>
        <w:rPr>
          <w:rFonts w:eastAsia="Times New Roman"/>
          <w:color w:val="000000" w:themeColor="text1"/>
        </w:rPr>
      </w:pPr>
      <w:r w:rsidRPr="69FC747A">
        <w:rPr>
          <w:rFonts w:eastAsia="Times New Roman"/>
          <w:b/>
          <w:bCs/>
          <w:color w:val="000000" w:themeColor="text1"/>
        </w:rPr>
        <w:t>Task D: Sleeve features</w:t>
      </w:r>
      <w:r w:rsidRPr="69FC747A">
        <w:rPr>
          <w:rFonts w:eastAsia="Times New Roman"/>
          <w:color w:val="000000" w:themeColor="text1"/>
        </w:rPr>
        <w:t>: (</w:t>
      </w:r>
      <w:r w:rsidRPr="69FC747A">
        <w:rPr>
          <w:rFonts w:eastAsia="Times New Roman"/>
          <w:i/>
          <w:iCs/>
          <w:color w:val="000000" w:themeColor="text1"/>
        </w:rPr>
        <w:t>Puff, Bell</w:t>
      </w:r>
      <w:r w:rsidRPr="69FC747A">
        <w:rPr>
          <w:rFonts w:eastAsia="Times New Roman"/>
          <w:color w:val="000000" w:themeColor="text1"/>
        </w:rPr>
        <w:t>, etc.). Note: combines drop and modified drop sleeve, since an algorithm likely wouldn’t be able to tell the difference.</w:t>
      </w:r>
    </w:p>
    <w:p w14:paraId="4417B102" w14:textId="064A8A3F" w:rsidR="74B83241" w:rsidRDefault="74B83241" w:rsidP="69FC747A">
      <w:pPr>
        <w:spacing w:before="12pt" w:after="12pt"/>
        <w:jc w:val="start"/>
      </w:pPr>
      <w:r w:rsidRPr="69FC747A">
        <w:rPr>
          <w:rFonts w:eastAsia="Times New Roman"/>
        </w:rPr>
        <w:t xml:space="preserve">Since these algorithms were taking quite a long time to run, I decided to test each of the four classification algorithms (LetNet5, AlexNet, ResNet50, VGG-19) on sweater type classification (cardigan versus pullover), optimize those models, and proceed with the best-performing model to </w:t>
      </w:r>
      <w:del w:id="25" w:author="Kristen Vinh" w:date="2025-10-30T11:21:00Z" w16du:dateUtc="2025-10-30T15:21:00Z">
        <w:r w:rsidRPr="69FC747A" w:rsidDel="00D256D6">
          <w:rPr>
            <w:rFonts w:eastAsia="Times New Roman"/>
          </w:rPr>
          <w:delText>level</w:delText>
        </w:r>
      </w:del>
      <w:ins w:id="26" w:author="Kristen Vinh" w:date="2025-10-30T11:21:00Z" w16du:dateUtc="2025-10-30T15:21:00Z">
        <w:r w:rsidR="00D256D6">
          <w:rPr>
            <w:rFonts w:eastAsia="Times New Roman"/>
          </w:rPr>
          <w:t>level</w:t>
        </w:r>
      </w:ins>
      <w:r w:rsidRPr="69FC747A">
        <w:rPr>
          <w:rFonts w:eastAsia="Times New Roman"/>
        </w:rPr>
        <w:t xml:space="preserve"> 2 classification. If needed, I would perform further testing on the second-best-performing model. I chose these algorithms because they are known for performing well at classifying images. I planned to test these in order of increasing complexity, starting with LetNet5, AlexNet, ResNet50, and then finally, VGG-19. The latter two, ResNet50 and VGG-19, are pre-trained on the ImageNet dataset and are more advanced, so I did them last.</w:t>
      </w:r>
    </w:p>
    <w:p w14:paraId="3E09ADCA" w14:textId="2EAA85B1" w:rsidR="74B83241" w:rsidRPr="00996493" w:rsidRDefault="74B83241" w:rsidP="69FC747A">
      <w:pPr>
        <w:pStyle w:val="ListParagraph"/>
        <w:numPr>
          <w:ilvl w:val="0"/>
          <w:numId w:val="7"/>
        </w:numPr>
        <w:spacing w:before="11pt" w:after="11pt"/>
        <w:jc w:val="start"/>
        <w:rPr>
          <w:rFonts w:eastAsia="Times New Roman"/>
          <w:color w:val="000000" w:themeColor="text1"/>
        </w:rPr>
      </w:pPr>
      <w:r w:rsidRPr="69FC747A">
        <w:rPr>
          <w:rFonts w:eastAsia="Times New Roman"/>
          <w:i/>
          <w:iCs/>
          <w:color w:val="000000" w:themeColor="text1"/>
        </w:rPr>
        <w:t>Algorithm Benchmarking and Evaluation Planning</w:t>
      </w:r>
    </w:p>
    <w:p w14:paraId="596554B3" w14:textId="77777777" w:rsidR="00996493" w:rsidRDefault="00996493" w:rsidP="00996493">
      <w:pPr>
        <w:pStyle w:val="ListParagraph"/>
        <w:spacing w:before="11pt" w:after="11pt"/>
        <w:ind w:start="18pt"/>
        <w:jc w:val="start"/>
        <w:rPr>
          <w:rFonts w:eastAsia="Times New Roman"/>
          <w:color w:val="000000" w:themeColor="text1"/>
        </w:rPr>
      </w:pPr>
    </w:p>
    <w:p w14:paraId="2BAC17A6" w14:textId="69BCA498" w:rsidR="74B83241" w:rsidRDefault="729B1737" w:rsidP="69FC747A">
      <w:pPr>
        <w:pStyle w:val="ListParagraph"/>
        <w:spacing w:before="11pt" w:after="11pt"/>
        <w:ind w:start="18pt"/>
        <w:jc w:val="start"/>
        <w:rPr>
          <w:rFonts w:eastAsia="Times New Roman"/>
          <w:color w:val="000000" w:themeColor="text1"/>
        </w:rPr>
      </w:pPr>
      <w:r w:rsidRPr="729B1737">
        <w:rPr>
          <w:rFonts w:eastAsia="Times New Roman"/>
          <w:i/>
          <w:iCs/>
          <w:color w:val="000000" w:themeColor="text1"/>
        </w:rPr>
        <w:t>a.) Classification Algorithm Benchmarking</w:t>
      </w:r>
      <w:r w:rsidRPr="729B1737">
        <w:rPr>
          <w:rFonts w:eastAsia="Times New Roman"/>
          <w:color w:val="000000" w:themeColor="text1"/>
        </w:rPr>
        <w:t xml:space="preserve">: In this phase of the project, I began to determine ways to benchmark each of these algorithms. Given the hierarchical nature of the classification algorithms, I planned to evaluate individual models using three metrics: precision, recall, and F1 score. I intended to get scores for each of the four models on the </w:t>
      </w:r>
      <w:del w:id="27" w:author="Kristen Vinh" w:date="2025-10-30T11:21:00Z" w16du:dateUtc="2025-10-30T15:21:00Z">
        <w:r w:rsidRPr="729B1737" w:rsidDel="00D256D6">
          <w:rPr>
            <w:rFonts w:eastAsia="Times New Roman"/>
            <w:color w:val="000000" w:themeColor="text1"/>
          </w:rPr>
          <w:delText>level</w:delText>
        </w:r>
      </w:del>
      <w:ins w:id="28" w:author="Kristen Vinh" w:date="2025-10-30T11:21:00Z" w16du:dateUtc="2025-10-30T15:21:00Z">
        <w:r w:rsidR="00D256D6">
          <w:rPr>
            <w:rFonts w:eastAsia="Times New Roman"/>
            <w:color w:val="000000" w:themeColor="text1"/>
          </w:rPr>
          <w:t>level</w:t>
        </w:r>
      </w:ins>
      <w:r w:rsidRPr="729B1737">
        <w:rPr>
          <w:rFonts w:eastAsia="Times New Roman"/>
          <w:color w:val="000000" w:themeColor="text1"/>
        </w:rPr>
        <w:t xml:space="preserve"> 1 classification task (pullovers versus cardigans), then do the </w:t>
      </w:r>
      <w:del w:id="29" w:author="Kristen Vinh" w:date="2025-10-30T11:21:00Z" w16du:dateUtc="2025-10-30T15:21:00Z">
        <w:r w:rsidRPr="729B1737" w:rsidDel="00D256D6">
          <w:rPr>
            <w:rFonts w:eastAsia="Times New Roman"/>
            <w:color w:val="000000" w:themeColor="text1"/>
          </w:rPr>
          <w:delText>level</w:delText>
        </w:r>
      </w:del>
      <w:ins w:id="30" w:author="Kristen Vinh" w:date="2025-10-30T11:21:00Z" w16du:dateUtc="2025-10-30T15:21:00Z">
        <w:r w:rsidR="00D256D6">
          <w:rPr>
            <w:rFonts w:eastAsia="Times New Roman"/>
            <w:color w:val="000000" w:themeColor="text1"/>
          </w:rPr>
          <w:t>level</w:t>
        </w:r>
      </w:ins>
      <w:r w:rsidRPr="729B1737">
        <w:rPr>
          <w:rFonts w:eastAsia="Times New Roman"/>
          <w:color w:val="000000" w:themeColor="text1"/>
        </w:rPr>
        <w:t xml:space="preserve"> 2 and </w:t>
      </w:r>
      <w:del w:id="31" w:author="Kristen Vinh" w:date="2025-10-30T11:21:00Z" w16du:dateUtc="2025-10-30T15:21:00Z">
        <w:r w:rsidRPr="729B1737" w:rsidDel="00D256D6">
          <w:rPr>
            <w:rFonts w:eastAsia="Times New Roman"/>
            <w:color w:val="000000" w:themeColor="text1"/>
          </w:rPr>
          <w:delText>level</w:delText>
        </w:r>
      </w:del>
      <w:ins w:id="32" w:author="Kristen Vinh" w:date="2025-10-30T11:21:00Z" w16du:dateUtc="2025-10-30T15:21:00Z">
        <w:r w:rsidR="00D256D6">
          <w:rPr>
            <w:rFonts w:eastAsia="Times New Roman"/>
            <w:color w:val="000000" w:themeColor="text1"/>
          </w:rPr>
          <w:t>level</w:t>
        </w:r>
      </w:ins>
      <w:r w:rsidRPr="729B1737">
        <w:rPr>
          <w:rFonts w:eastAsia="Times New Roman"/>
          <w:color w:val="000000" w:themeColor="text1"/>
        </w:rPr>
        <w:t xml:space="preserve"> 3 testing using the best-performing model from </w:t>
      </w:r>
      <w:del w:id="33" w:author="Kristen Vinh" w:date="2025-10-30T11:21:00Z" w16du:dateUtc="2025-10-30T15:21:00Z">
        <w:r w:rsidRPr="729B1737" w:rsidDel="00D256D6">
          <w:rPr>
            <w:rFonts w:eastAsia="Times New Roman"/>
            <w:color w:val="000000" w:themeColor="text1"/>
          </w:rPr>
          <w:delText>level</w:delText>
        </w:r>
      </w:del>
      <w:ins w:id="34" w:author="Kristen Vinh" w:date="2025-10-30T11:21:00Z" w16du:dateUtc="2025-10-30T15:21:00Z">
        <w:r w:rsidR="00D256D6">
          <w:rPr>
            <w:rFonts w:eastAsia="Times New Roman"/>
            <w:color w:val="000000" w:themeColor="text1"/>
          </w:rPr>
          <w:t>level</w:t>
        </w:r>
      </w:ins>
      <w:r w:rsidRPr="729B1737">
        <w:rPr>
          <w:rFonts w:eastAsia="Times New Roman"/>
          <w:color w:val="000000" w:themeColor="text1"/>
        </w:rPr>
        <w:t xml:space="preserve"> 1. I also planned to </w:t>
      </w:r>
      <w:r w:rsidRPr="729B1737">
        <w:rPr>
          <w:rFonts w:eastAsia="Times New Roman"/>
          <w:color w:val="000000" w:themeColor="text1"/>
        </w:rPr>
        <w:lastRenderedPageBreak/>
        <w:t>utilize Grad-CAM to examine the features used to classify correct and misclassified images.</w:t>
      </w:r>
    </w:p>
    <w:p w14:paraId="7FFBE9D3" w14:textId="2B861DFC" w:rsidR="69FC747A" w:rsidRDefault="69FC747A" w:rsidP="69FC747A">
      <w:pPr>
        <w:pStyle w:val="ListParagraph"/>
        <w:spacing w:before="11pt" w:after="11pt"/>
        <w:ind w:start="18pt"/>
        <w:jc w:val="start"/>
        <w:rPr>
          <w:rFonts w:eastAsia="Times New Roman"/>
          <w:color w:val="000000" w:themeColor="text1"/>
        </w:rPr>
      </w:pPr>
    </w:p>
    <w:p w14:paraId="768297D4" w14:textId="182DBB0F" w:rsidR="74B83241" w:rsidRDefault="74B83241" w:rsidP="69FC747A">
      <w:pPr>
        <w:pStyle w:val="ListParagraph"/>
        <w:spacing w:before="11pt" w:after="11pt"/>
        <w:ind w:start="18pt"/>
        <w:jc w:val="start"/>
        <w:rPr>
          <w:rFonts w:eastAsia="Times New Roman"/>
          <w:color w:val="000000" w:themeColor="text1"/>
        </w:rPr>
      </w:pPr>
      <w:r w:rsidRPr="69FC747A">
        <w:rPr>
          <w:rFonts w:eastAsia="Times New Roman"/>
          <w:color w:val="000000" w:themeColor="text1"/>
        </w:rPr>
        <w:t xml:space="preserve">b.) </w:t>
      </w:r>
      <w:r w:rsidRPr="69FC747A">
        <w:rPr>
          <w:rFonts w:eastAsia="Times New Roman"/>
          <w:i/>
          <w:iCs/>
          <w:color w:val="000000" w:themeColor="text1"/>
        </w:rPr>
        <w:t>ANN A</w:t>
      </w:r>
      <w:r w:rsidR="12322128" w:rsidRPr="69FC747A">
        <w:rPr>
          <w:rFonts w:eastAsia="Times New Roman"/>
          <w:i/>
          <w:iCs/>
          <w:color w:val="000000" w:themeColor="text1"/>
        </w:rPr>
        <w:t>l</w:t>
      </w:r>
      <w:r w:rsidRPr="69FC747A">
        <w:rPr>
          <w:rFonts w:eastAsia="Times New Roman"/>
          <w:i/>
          <w:iCs/>
          <w:color w:val="000000" w:themeColor="text1"/>
        </w:rPr>
        <w:t>gorithm Benchmarking:</w:t>
      </w:r>
      <w:r w:rsidRPr="69FC747A">
        <w:rPr>
          <w:rFonts w:eastAsia="Times New Roman"/>
          <w:color w:val="000000" w:themeColor="text1"/>
        </w:rPr>
        <w:t xml:space="preserve"> To evaluate the ANNOY algorithm (and other ANNs), I will use the following metrics: indexing time (the time required to build each index), recall (accuracy comparing the actual nearest neighbors using Scikit-learn’s Nearest Neighbors vs. the ANN’s nearest neighbors), and index size (the final index size on disk). For the best-performing algorithm, I will also test the “in-the-wild” data from Reddit. I will evaluate the performance of the “in-the-wild” data by using qualitative scores</w:t>
      </w:r>
      <w:r w:rsidR="684556F5" w:rsidRPr="69FC747A">
        <w:rPr>
          <w:rFonts w:eastAsia="Times New Roman"/>
          <w:color w:val="000000" w:themeColor="text1"/>
        </w:rPr>
        <w:t xml:space="preserve"> (see Table </w:t>
      </w:r>
      <w:r w:rsidR="310C4B10" w:rsidRPr="69FC747A">
        <w:rPr>
          <w:rFonts w:eastAsia="Times New Roman"/>
          <w:color w:val="000000" w:themeColor="text1"/>
        </w:rPr>
        <w:t>I</w:t>
      </w:r>
      <w:r w:rsidR="684556F5" w:rsidRPr="69FC747A">
        <w:rPr>
          <w:rFonts w:eastAsia="Times New Roman"/>
          <w:color w:val="000000" w:themeColor="text1"/>
        </w:rPr>
        <w:t>)</w:t>
      </w:r>
      <w:r w:rsidRPr="69FC747A">
        <w:rPr>
          <w:rFonts w:eastAsia="Times New Roman"/>
          <w:color w:val="000000" w:themeColor="text1"/>
        </w:rPr>
        <w:t>: Does it have the same pattern type (cardigan vs. pullover), similar construction (same sleeves, neck, collar), and the same attributes (colorwork, cables, lacework, etc.)? This is similar to the hierarchy used in classification, but with additional attributes. Here, metrics like circular yoke, sleeve, and extra features are weighted more heavily because they are harder to distinguish on and are more difficult for a knitter to adjust.</w:t>
      </w:r>
    </w:p>
    <w:p w14:paraId="5395F9DE" w14:textId="2B9C748D" w:rsidR="69FC747A" w:rsidRDefault="69FC747A" w:rsidP="69FC747A">
      <w:pPr>
        <w:pStyle w:val="ListParagraph"/>
        <w:spacing w:before="11pt" w:after="11pt"/>
        <w:ind w:start="18pt"/>
        <w:jc w:val="start"/>
        <w:rPr>
          <w:rFonts w:eastAsia="Times New Roman"/>
          <w:color w:val="000000" w:themeColor="text1"/>
        </w:rPr>
      </w:pPr>
    </w:p>
    <w:p w14:paraId="5733AA0D" w14:textId="4F07D52B" w:rsidR="0C280B2C" w:rsidRDefault="729B1737" w:rsidP="729B1737">
      <w:pPr>
        <w:pStyle w:val="ListParagraph"/>
        <w:spacing w:before="11pt" w:after="11pt"/>
        <w:ind w:start="18pt"/>
        <w:jc w:val="start"/>
        <w:rPr>
          <w:rFonts w:eastAsia="Times New Roman"/>
          <w:color w:val="000000" w:themeColor="text1"/>
        </w:rPr>
      </w:pPr>
      <w:r w:rsidRPr="729B1737">
        <w:rPr>
          <w:rFonts w:eastAsia="Times New Roman"/>
          <w:color w:val="000000" w:themeColor="text1"/>
        </w:rPr>
        <w:t xml:space="preserve">Another way I may test is by downloading sweaters knit from the patterns in my dataset and scoring them based on whether the pattern is </w:t>
      </w:r>
      <w:r w:rsidR="00B54888" w:rsidRPr="729B1737">
        <w:rPr>
          <w:rFonts w:eastAsia="Times New Roman"/>
          <w:color w:val="000000" w:themeColor="text1"/>
        </w:rPr>
        <w:t>among</w:t>
      </w:r>
      <w:r w:rsidRPr="729B1737">
        <w:rPr>
          <w:rFonts w:eastAsia="Times New Roman"/>
          <w:color w:val="000000" w:themeColor="text1"/>
        </w:rPr>
        <w:t xml:space="preserve"> the five recommendations. Both of these evaluation methods are time-consuming. While the second method (testing sweaters knit from patterns in my dataset) is less</w:t>
      </w:r>
      <w:r w:rsidR="24D03D66" w:rsidRPr="729B1737">
        <w:rPr>
          <w:rFonts w:eastAsia="Times New Roman"/>
          <w:color w:val="000000" w:themeColor="text1"/>
        </w:rPr>
        <w:t xml:space="preserve"> </w:t>
      </w:r>
      <w:r w:rsidRPr="729B1737">
        <w:rPr>
          <w:rFonts w:eastAsia="Times New Roman"/>
          <w:color w:val="000000" w:themeColor="text1"/>
        </w:rPr>
        <w:t>subjective, given that Ravelry has a lot of similar sweater patterns, this method won’t account for</w:t>
      </w:r>
      <w:r w:rsidR="00B54888" w:rsidRPr="729B1737">
        <w:rPr>
          <w:rFonts w:eastAsia="Times New Roman"/>
          <w:color w:val="000000" w:themeColor="text1"/>
        </w:rPr>
        <w:t xml:space="preserve"> the algorithm</w:t>
      </w:r>
      <w:r w:rsidRPr="729B1737">
        <w:rPr>
          <w:rFonts w:eastAsia="Times New Roman"/>
          <w:color w:val="000000" w:themeColor="text1"/>
        </w:rPr>
        <w:t xml:space="preserve"> finding a close match</w:t>
      </w:r>
      <w:r w:rsidR="00B54888" w:rsidRPr="729B1737">
        <w:rPr>
          <w:rFonts w:eastAsia="Times New Roman"/>
          <w:color w:val="000000" w:themeColor="text1"/>
        </w:rPr>
        <w:t xml:space="preserve"> that is NOT the actual pattern</w:t>
      </w:r>
      <w:r w:rsidRPr="729B1737">
        <w:rPr>
          <w:rFonts w:eastAsia="Times New Roman"/>
          <w:color w:val="000000" w:themeColor="text1"/>
        </w:rPr>
        <w:t xml:space="preserve"> </w:t>
      </w:r>
      <w:r w:rsidR="1F3D63F7" w:rsidRPr="729B1737">
        <w:rPr>
          <w:rFonts w:eastAsia="Times New Roman"/>
          <w:color w:val="000000" w:themeColor="text1"/>
        </w:rPr>
        <w:t xml:space="preserve">but matches a lot of the characteristics </w:t>
      </w:r>
      <w:r w:rsidRPr="729B1737">
        <w:rPr>
          <w:rFonts w:eastAsia="Times New Roman"/>
          <w:color w:val="000000" w:themeColor="text1"/>
        </w:rPr>
        <w:t>(which</w:t>
      </w:r>
      <w:r w:rsidR="00B54888" w:rsidRPr="729B1737">
        <w:rPr>
          <w:rFonts w:eastAsia="Times New Roman"/>
          <w:color w:val="000000" w:themeColor="text1"/>
        </w:rPr>
        <w:t>,</w:t>
      </w:r>
      <w:r w:rsidRPr="729B1737">
        <w:rPr>
          <w:rFonts w:eastAsia="Times New Roman"/>
          <w:color w:val="000000" w:themeColor="text1"/>
        </w:rPr>
        <w:t xml:space="preserve"> as you’ll see below, happens frequently</w:t>
      </w:r>
      <w:r w:rsidR="00B54888" w:rsidRPr="729B1737">
        <w:rPr>
          <w:rFonts w:eastAsia="Times New Roman"/>
          <w:color w:val="000000" w:themeColor="text1"/>
        </w:rPr>
        <w:t>)</w:t>
      </w:r>
      <w:r w:rsidR="404821D9" w:rsidRPr="729B1737">
        <w:rPr>
          <w:rFonts w:eastAsia="Times New Roman"/>
          <w:color w:val="000000" w:themeColor="text1"/>
        </w:rPr>
        <w:t>.</w:t>
      </w:r>
    </w:p>
    <w:p w14:paraId="1A64472E" w14:textId="2AF920DE" w:rsidR="0C280B2C" w:rsidRDefault="729B1737" w:rsidP="729B1737">
      <w:pPr>
        <w:pStyle w:val="ListParagraph"/>
        <w:spacing w:before="11pt" w:after="11pt"/>
        <w:ind w:start="18pt"/>
        <w:jc w:val="start"/>
        <w:rPr>
          <w:rFonts w:eastAsia="Times New Roman"/>
          <w:color w:val="000000" w:themeColor="text1"/>
        </w:rPr>
      </w:pPr>
      <w:r w:rsidRPr="729B1737">
        <w:rPr>
          <w:rFonts w:eastAsia="Times New Roman"/>
          <w:color w:val="000000" w:themeColor="text1"/>
        </w:rPr>
        <w:t xml:space="preserve"> </w:t>
      </w:r>
    </w:p>
    <w:p w14:paraId="764CA089" w14:textId="341DA91B" w:rsidR="0C280B2C" w:rsidRDefault="0C280B2C" w:rsidP="69FC747A">
      <w:pPr>
        <w:pStyle w:val="ListParagraph"/>
        <w:spacing w:before="11pt" w:after="11pt"/>
        <w:ind w:start="18pt"/>
        <w:jc w:val="start"/>
      </w:pPr>
      <w:r w:rsidRPr="69FC747A">
        <w:rPr>
          <w:rFonts w:eastAsia="Times New Roman"/>
          <w:color w:val="000000" w:themeColor="text1"/>
        </w:rPr>
        <w:t>Finally, I will also develop tests using Grad-CAM to display the features used to find the nearest-neighbor pairs of sweaters.</w:t>
      </w:r>
    </w:p>
    <w:p w14:paraId="610B1E32" w14:textId="7D38475C" w:rsidR="3C807685" w:rsidRDefault="3C807685" w:rsidP="69FC747A">
      <w:pPr>
        <w:spacing w:before="11pt" w:after="11pt"/>
        <w:jc w:val="start"/>
        <w:rPr>
          <w:rFonts w:eastAsia="Times New Roman"/>
          <w:sz w:val="16"/>
          <w:szCs w:val="16"/>
        </w:rPr>
      </w:pPr>
      <w:r w:rsidRPr="69FC747A">
        <w:rPr>
          <w:rFonts w:eastAsia="Times New Roman"/>
          <w:sz w:val="16"/>
          <w:szCs w:val="16"/>
        </w:rPr>
        <w:t>TABLE I. QUALITATIVE SCORECARD FOR ANN EVALUATION</w:t>
      </w:r>
    </w:p>
    <w:tbl>
      <w:tblPr>
        <w:tblW w:w="0pt" w:type="dxa"/>
        <w:tblLayout w:type="fixed"/>
        <w:tblLook w:firstRow="1" w:lastRow="0" w:firstColumn="1" w:lastColumn="0" w:noHBand="1" w:noVBand="1"/>
      </w:tblPr>
      <w:tblGrid>
        <w:gridCol w:w="975"/>
        <w:gridCol w:w="3444"/>
        <w:gridCol w:w="606"/>
      </w:tblGrid>
      <w:tr w:rsidR="69FC747A" w14:paraId="58976CF2" w14:textId="77777777" w:rsidTr="69FC747A">
        <w:trPr>
          <w:trHeight w:val="31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375ACBE" w14:textId="2740E97F"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Metric</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4C9E547" w14:textId="10B6DBAC"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Description</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B6D7E60" w14:textId="582D1B23"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Points</w:t>
            </w:r>
          </w:p>
        </w:tc>
      </w:tr>
      <w:tr w:rsidR="69FC747A" w14:paraId="44CD21DE" w14:textId="77777777" w:rsidTr="69FC747A">
        <w:trPr>
          <w:trHeight w:val="45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7391534" w14:textId="2994354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Type</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F860882" w14:textId="4DD9BDE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sweater type of the pattern (cardigan or pullover)?</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C94E7E7" w14:textId="7985CB2B" w:rsidR="54CB3FE4" w:rsidRDefault="54CB3FE4" w:rsidP="00B54888">
            <w:pPr>
              <w:jc w:val="start"/>
              <w:rPr>
                <w:rFonts w:eastAsia="Times New Roman"/>
                <w:color w:val="000000" w:themeColor="text1"/>
                <w:sz w:val="16"/>
                <w:szCs w:val="16"/>
              </w:rPr>
            </w:pPr>
            <w:r w:rsidRPr="69FC747A">
              <w:rPr>
                <w:rFonts w:eastAsia="Times New Roman"/>
                <w:color w:val="000000" w:themeColor="text1"/>
                <w:sz w:val="16"/>
                <w:szCs w:val="16"/>
              </w:rPr>
              <w:t>5</w:t>
            </w:r>
          </w:p>
          <w:p w14:paraId="65728306" w14:textId="71E719B8" w:rsidR="69FC747A" w:rsidRDefault="69FC747A" w:rsidP="00B54888">
            <w:pPr>
              <w:jc w:val="start"/>
              <w:rPr>
                <w:rFonts w:eastAsia="Times New Roman"/>
                <w:color w:val="000000" w:themeColor="text1"/>
                <w:sz w:val="16"/>
                <w:szCs w:val="16"/>
              </w:rPr>
            </w:pPr>
          </w:p>
        </w:tc>
      </w:tr>
      <w:tr w:rsidR="69FC747A" w14:paraId="474775B6" w14:textId="77777777" w:rsidTr="69FC747A">
        <w:trPr>
          <w:trHeight w:val="55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571C399" w14:textId="39CACC8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Number of Colors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AD3640E" w14:textId="41607AB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number of colors the pattern has (one or multiple)?</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E6FC21B" w14:textId="7985CB2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w:t>
            </w:r>
          </w:p>
        </w:tc>
      </w:tr>
      <w:tr w:rsidR="69FC747A" w14:paraId="28378607" w14:textId="77777777" w:rsidTr="69FC747A">
        <w:trPr>
          <w:trHeight w:val="54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A74B2B3" w14:textId="6B24331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Sleeve Length</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02E0B67" w14:textId="3079F08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sleeve length?</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FE3858E" w14:textId="453886A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w:t>
            </w:r>
          </w:p>
        </w:tc>
      </w:tr>
      <w:tr w:rsidR="69FC747A" w14:paraId="1BD2AFE8" w14:textId="77777777" w:rsidTr="69FC747A">
        <w:trPr>
          <w:trHeight w:val="55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3D46F77" w14:textId="5A0EB11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Neck Type</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5F34C74" w14:textId="4021A8F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neck type (v-neck, crew, shawl, etc.) of the pattern?</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E7C9BAF" w14:textId="7084225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w:t>
            </w:r>
          </w:p>
        </w:tc>
      </w:tr>
      <w:tr w:rsidR="69FC747A" w14:paraId="46BF9DEB" w14:textId="77777777" w:rsidTr="69FC747A">
        <w:trPr>
          <w:trHeight w:val="54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5CAB223" w14:textId="1E124417"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Circular Yoke</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C8657E0" w14:textId="44F2338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match the pattern's yoke type (circular or other yoke type)?</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4CC5C2F" w14:textId="1BF3188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10</w:t>
            </w:r>
          </w:p>
        </w:tc>
      </w:tr>
      <w:tr w:rsidR="69FC747A" w14:paraId="29D27EEA" w14:textId="77777777" w:rsidTr="69FC747A">
        <w:trPr>
          <w:trHeight w:val="54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AE1C801" w14:textId="6CA6248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Sleeve Features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A0CC7A1" w14:textId="00BF2F7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Do the recommendations have similar sleeve features (raglan, drop, bell) to the pattern?</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B9A5252" w14:textId="1465610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10</w:t>
            </w:r>
          </w:p>
        </w:tc>
      </w:tr>
      <w:tr w:rsidR="69FC747A" w14:paraId="6ADF3B0B" w14:textId="77777777" w:rsidTr="69FC747A">
        <w:trPr>
          <w:trHeight w:val="750"/>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B8B4D74" w14:textId="5491D8CA"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Additional Features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380149F" w14:textId="06040B80"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Do the recommendations share features with the pattern, such as stockinette stitch, colorwork, cablework, lacework, etc.?</w:t>
            </w: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6AEBC0" w14:textId="4DF790CC"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10</w:t>
            </w:r>
          </w:p>
        </w:tc>
      </w:tr>
      <w:tr w:rsidR="69FC747A" w14:paraId="74CF516F" w14:textId="77777777" w:rsidTr="69FC747A">
        <w:trPr>
          <w:trHeight w:val="315"/>
        </w:trPr>
        <w:tc>
          <w:tcPr>
            <w:tcW w:w="4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FB77C74" w14:textId="0AC15735"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Total Points</w:t>
            </w:r>
          </w:p>
        </w:tc>
        <w:tc>
          <w:tcPr>
            <w:tcW w:w="172.2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9D2882E" w14:textId="1EFD56BC" w:rsidR="69FC747A" w:rsidRDefault="69FC747A" w:rsidP="00F50649">
            <w:pPr>
              <w:jc w:val="start"/>
              <w:rPr>
                <w:rFonts w:eastAsia="Times New Roman"/>
                <w:sz w:val="16"/>
                <w:szCs w:val="16"/>
              </w:rPr>
            </w:pPr>
          </w:p>
        </w:tc>
        <w:tc>
          <w:tcPr>
            <w:tcW w:w="30.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B759644" w14:textId="20611875" w:rsidR="69FC747A" w:rsidRDefault="69FC747A" w:rsidP="00F50649">
            <w:pPr>
              <w:jc w:val="start"/>
              <w:rPr>
                <w:rFonts w:eastAsia="Times New Roman"/>
                <w:color w:val="000000" w:themeColor="text1"/>
                <w:sz w:val="16"/>
                <w:szCs w:val="16"/>
              </w:rPr>
            </w:pPr>
            <w:r w:rsidRPr="69FC747A">
              <w:rPr>
                <w:rFonts w:eastAsia="Times New Roman"/>
                <w:color w:val="000000" w:themeColor="text1"/>
                <w:sz w:val="16"/>
                <w:szCs w:val="16"/>
              </w:rPr>
              <w:t>50</w:t>
            </w:r>
          </w:p>
        </w:tc>
      </w:tr>
    </w:tbl>
    <w:p w14:paraId="0926C8F5" w14:textId="05034B8A" w:rsidR="18AD6601" w:rsidRDefault="18AD6601" w:rsidP="69FC747A">
      <w:pPr>
        <w:pStyle w:val="ListParagraph"/>
        <w:numPr>
          <w:ilvl w:val="0"/>
          <w:numId w:val="7"/>
        </w:numPr>
        <w:spacing w:before="11pt" w:after="11pt" w:line="12.95pt" w:lineRule="auto"/>
        <w:jc w:val="start"/>
        <w:rPr>
          <w:rFonts w:eastAsia="Times New Roman"/>
          <w:i/>
          <w:iCs/>
          <w:color w:val="000000" w:themeColor="text1"/>
        </w:rPr>
      </w:pPr>
      <w:del w:id="35" w:author="Kristen Vinh" w:date="2025-10-30T11:21:00Z" w16du:dateUtc="2025-10-30T15:21:00Z">
        <w:r w:rsidRPr="69FC747A" w:rsidDel="00D256D6">
          <w:rPr>
            <w:rFonts w:eastAsia="Times New Roman"/>
            <w:i/>
            <w:iCs/>
            <w:color w:val="000000" w:themeColor="text1"/>
          </w:rPr>
          <w:delText>Level</w:delText>
        </w:r>
      </w:del>
      <w:ins w:id="36" w:author="Kristen Vinh" w:date="2025-10-30T11:21:00Z" w16du:dateUtc="2025-10-30T15:21:00Z">
        <w:r w:rsidR="00D256D6">
          <w:rPr>
            <w:rFonts w:eastAsia="Times New Roman"/>
            <w:i/>
            <w:iCs/>
            <w:color w:val="000000" w:themeColor="text1"/>
          </w:rPr>
          <w:t>Level</w:t>
        </w:r>
      </w:ins>
      <w:r w:rsidRPr="69FC747A">
        <w:rPr>
          <w:rFonts w:eastAsia="Times New Roman"/>
          <w:i/>
          <w:iCs/>
          <w:color w:val="000000" w:themeColor="text1"/>
        </w:rPr>
        <w:t xml:space="preserve"> 1 Algorithm Testing and Benchmarking</w:t>
      </w:r>
    </w:p>
    <w:p w14:paraId="5544B0FC" w14:textId="3F3A5FDA" w:rsidR="18AD6601" w:rsidRDefault="1F068D17" w:rsidP="69FC747A">
      <w:pPr>
        <w:spacing w:before="11pt" w:after="11pt" w:line="12.95pt" w:lineRule="auto"/>
        <w:jc w:val="start"/>
        <w:rPr>
          <w:rFonts w:eastAsia="Times New Roman"/>
          <w:color w:val="000000" w:themeColor="text1"/>
        </w:rPr>
      </w:pPr>
      <w:r w:rsidRPr="1E903BF8">
        <w:rPr>
          <w:rFonts w:eastAsia="Times New Roman"/>
          <w:color w:val="000000" w:themeColor="text1"/>
        </w:rPr>
        <w:t xml:space="preserve">Because the classification models were taking a long time to run, I wanted to narrow it down to the top-performing algorithm before moving on to the next </w:t>
      </w:r>
      <w:del w:id="37" w:author="Kristen Vinh" w:date="2025-10-30T11:21:00Z" w16du:dateUtc="2025-10-30T15:21:00Z">
        <w:r w:rsidRPr="1E903BF8" w:rsidDel="00D256D6">
          <w:rPr>
            <w:rFonts w:eastAsia="Times New Roman"/>
            <w:color w:val="000000" w:themeColor="text1"/>
          </w:rPr>
          <w:delText>level</w:delText>
        </w:r>
      </w:del>
      <w:ins w:id="38" w:author="Kristen Vinh" w:date="2025-10-30T11:21:00Z" w16du:dateUtc="2025-10-30T15:21:00Z">
        <w:r w:rsidR="00D256D6">
          <w:rPr>
            <w:rFonts w:eastAsia="Times New Roman"/>
            <w:color w:val="000000" w:themeColor="text1"/>
          </w:rPr>
          <w:t>level</w:t>
        </w:r>
      </w:ins>
      <w:r w:rsidRPr="1E903BF8">
        <w:rPr>
          <w:rFonts w:eastAsia="Times New Roman"/>
          <w:color w:val="000000" w:themeColor="text1"/>
        </w:rPr>
        <w:t xml:space="preserve"> of my hierarchy. The classification scores for each </w:t>
      </w:r>
      <w:r w:rsidR="2B433A1E" w:rsidRPr="1E903BF8">
        <w:rPr>
          <w:rFonts w:eastAsia="Times New Roman"/>
          <w:color w:val="000000" w:themeColor="text1"/>
        </w:rPr>
        <w:t>model</w:t>
      </w:r>
      <w:r w:rsidRPr="1E903BF8">
        <w:rPr>
          <w:rFonts w:eastAsia="Times New Roman"/>
          <w:color w:val="000000" w:themeColor="text1"/>
        </w:rPr>
        <w:t xml:space="preserve"> </w:t>
      </w:r>
      <w:r w:rsidR="2B433A1E" w:rsidRPr="1E903BF8">
        <w:rPr>
          <w:rFonts w:eastAsia="Times New Roman"/>
          <w:color w:val="000000" w:themeColor="text1"/>
        </w:rPr>
        <w:t>at</w:t>
      </w:r>
      <w:r w:rsidRPr="1E903BF8">
        <w:rPr>
          <w:rFonts w:eastAsia="Times New Roman"/>
          <w:color w:val="000000" w:themeColor="text1"/>
        </w:rPr>
        <w:t xml:space="preserve"> the </w:t>
      </w:r>
      <w:del w:id="39" w:author="Kristen Vinh" w:date="2025-10-30T11:21:00Z" w16du:dateUtc="2025-10-30T15:21:00Z">
        <w:r w:rsidRPr="1E903BF8" w:rsidDel="00D256D6">
          <w:rPr>
            <w:rFonts w:eastAsia="Times New Roman"/>
            <w:color w:val="000000" w:themeColor="text1"/>
          </w:rPr>
          <w:delText>level</w:delText>
        </w:r>
      </w:del>
      <w:ins w:id="40" w:author="Kristen Vinh" w:date="2025-10-30T11:21:00Z" w16du:dateUtc="2025-10-30T15:21:00Z">
        <w:r w:rsidR="00D256D6">
          <w:rPr>
            <w:rFonts w:eastAsia="Times New Roman"/>
            <w:color w:val="000000" w:themeColor="text1"/>
          </w:rPr>
          <w:t>level</w:t>
        </w:r>
      </w:ins>
      <w:r w:rsidR="0931179D" w:rsidRPr="1E903BF8">
        <w:rPr>
          <w:rFonts w:eastAsia="Times New Roman"/>
          <w:color w:val="000000" w:themeColor="text1"/>
        </w:rPr>
        <w:t xml:space="preserve"> </w:t>
      </w:r>
      <w:r w:rsidR="64C51C8C" w:rsidRPr="1E903BF8">
        <w:rPr>
          <w:rFonts w:eastAsia="Times New Roman"/>
          <w:color w:val="000000" w:themeColor="text1"/>
        </w:rPr>
        <w:t>1</w:t>
      </w:r>
      <w:r w:rsidRPr="1E903BF8">
        <w:rPr>
          <w:rFonts w:eastAsia="Times New Roman"/>
          <w:color w:val="000000" w:themeColor="text1"/>
        </w:rPr>
        <w:t xml:space="preserve"> hierarchy are </w:t>
      </w:r>
      <w:r w:rsidR="2B433A1E" w:rsidRPr="1E903BF8">
        <w:rPr>
          <w:rFonts w:eastAsia="Times New Roman"/>
          <w:color w:val="000000" w:themeColor="text1"/>
        </w:rPr>
        <w:t>presente</w:t>
      </w:r>
      <w:r w:rsidRPr="1E903BF8">
        <w:rPr>
          <w:rFonts w:eastAsia="Times New Roman"/>
          <w:color w:val="000000" w:themeColor="text1"/>
        </w:rPr>
        <w:t xml:space="preserve">d in </w:t>
      </w:r>
      <w:r w:rsidR="2B433A1E" w:rsidRPr="1E903BF8">
        <w:rPr>
          <w:rFonts w:eastAsia="Times New Roman"/>
          <w:color w:val="000000" w:themeColor="text1"/>
        </w:rPr>
        <w:t>T</w:t>
      </w:r>
      <w:r w:rsidRPr="1E903BF8">
        <w:rPr>
          <w:rFonts w:eastAsia="Times New Roman"/>
          <w:color w:val="000000" w:themeColor="text1"/>
        </w:rPr>
        <w:t xml:space="preserve">ables II, III, IV, and V. </w:t>
      </w:r>
    </w:p>
    <w:p w14:paraId="2583B65D" w14:textId="3D7BF9B9" w:rsidR="10EC4F27" w:rsidRDefault="10EC4F27" w:rsidP="69FC747A">
      <w:pPr>
        <w:spacing w:before="11pt" w:after="11pt"/>
        <w:jc w:val="start"/>
        <w:rPr>
          <w:rFonts w:eastAsia="Times New Roman"/>
          <w:sz w:val="16"/>
          <w:szCs w:val="16"/>
        </w:rPr>
      </w:pPr>
      <w:r w:rsidRPr="69FC747A">
        <w:rPr>
          <w:rFonts w:eastAsia="Times New Roman"/>
          <w:sz w:val="16"/>
          <w:szCs w:val="16"/>
        </w:rPr>
        <w:t xml:space="preserve">TABLE II. COMPARISON OF PRECISION SCORES FOR VARIOUS MODELS, </w:t>
      </w:r>
      <w:del w:id="41" w:author="Kristen Vinh" w:date="2025-10-30T11:21:00Z" w16du:dateUtc="2025-10-30T15:21:00Z">
        <w:r w:rsidRPr="69FC747A" w:rsidDel="00D256D6">
          <w:rPr>
            <w:rFonts w:eastAsia="Times New Roman"/>
            <w:sz w:val="16"/>
            <w:szCs w:val="16"/>
          </w:rPr>
          <w:delText>LEVEL</w:delText>
        </w:r>
      </w:del>
      <w:ins w:id="42" w:author="Kristen Vinh" w:date="2025-10-30T11:21:00Z" w16du:dateUtc="2025-10-30T15:21:00Z">
        <w:r w:rsidR="00D256D6">
          <w:rPr>
            <w:rFonts w:eastAsia="Times New Roman"/>
            <w:sz w:val="16"/>
            <w:szCs w:val="16"/>
          </w:rPr>
          <w:t>LEVEL</w:t>
        </w:r>
      </w:ins>
      <w:r w:rsidRPr="69FC747A">
        <w:rPr>
          <w:rFonts w:eastAsia="Times New Roman"/>
          <w:sz w:val="16"/>
          <w:szCs w:val="16"/>
        </w:rPr>
        <w:t xml:space="preserve"> 1 HIERARCHY CLASSIFICATION</w:t>
      </w:r>
    </w:p>
    <w:tbl>
      <w:tblPr>
        <w:tblW w:w="0pt" w:type="dxa"/>
        <w:tblLayout w:type="fixed"/>
        <w:tblLook w:firstRow="1" w:lastRow="0" w:firstColumn="1" w:lastColumn="0" w:noHBand="1" w:noVBand="1"/>
      </w:tblPr>
      <w:tblGrid>
        <w:gridCol w:w="953"/>
        <w:gridCol w:w="760"/>
        <w:gridCol w:w="840"/>
        <w:gridCol w:w="893"/>
        <w:gridCol w:w="1035"/>
      </w:tblGrid>
      <w:tr w:rsidR="69FC747A" w14:paraId="64AD98DA"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E460BE0" w14:textId="54D88093" w:rsidR="69FC747A" w:rsidRDefault="69FC747A" w:rsidP="00B54888">
            <w:pPr>
              <w:jc w:val="start"/>
              <w:rPr>
                <w:rFonts w:eastAsia="Times New Roman"/>
                <w:sz w:val="16"/>
                <w:szCs w:val="16"/>
              </w:rPr>
            </w:pP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64225E10" w14:textId="6F6D73D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6703B07" w14:textId="53C0E65F"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2BA1C83" w14:textId="2D71F2B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D775684" w14:textId="2B2E499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r>
      <w:tr w:rsidR="69FC747A" w14:paraId="4652EF98"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0B928D12" w14:textId="779985B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pullover</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6082EDD" w14:textId="1F3C733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0.58</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1766B1D" w14:textId="6CBEFCD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ADDDF77" w14:textId="0850B3E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8612AA8" w14:textId="417B9F4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0.66</w:t>
            </w:r>
          </w:p>
        </w:tc>
      </w:tr>
      <w:tr w:rsidR="69FC747A" w14:paraId="3F991D3B"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7F39A4C" w14:textId="01F35B48"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cardigan</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CB1ED0F" w14:textId="6526B6C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0.68</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028AF1B" w14:textId="093A558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0.72</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12584C7" w14:textId="25FD509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0.84</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6D34EA0" w14:textId="5CB5E2D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0.70</w:t>
            </w:r>
          </w:p>
        </w:tc>
      </w:tr>
      <w:tr w:rsidR="69FC747A" w14:paraId="6F996F2C"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ED7E611" w14:textId="7BC1D31E"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macro avg</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F0585D" w14:textId="5CEDC59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0.63</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3D29034C" w14:textId="4B90130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0.77</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B6B37CE" w14:textId="759ADED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03D6F60" w14:textId="78EC166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0.68</w:t>
            </w:r>
          </w:p>
        </w:tc>
      </w:tr>
      <w:tr w:rsidR="69FC747A" w14:paraId="290E0EF2" w14:textId="77777777" w:rsidTr="69FC747A">
        <w:trPr>
          <w:trHeight w:val="345"/>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263BF09" w14:textId="66B6176B"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weighted avg</w:t>
            </w:r>
          </w:p>
        </w:tc>
        <w:tc>
          <w:tcPr>
            <w:tcW w:w="38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2875EAE" w14:textId="09A2FC8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0.64</w:t>
            </w:r>
          </w:p>
        </w:tc>
        <w:tc>
          <w:tcPr>
            <w:tcW w:w="42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579047E" w14:textId="6237200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44.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68DC84F" w14:textId="1131372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51.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B513C17" w14:textId="61ACD9A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0.68</w:t>
            </w:r>
          </w:p>
        </w:tc>
      </w:tr>
    </w:tbl>
    <w:p w14:paraId="16BC2A2C" w14:textId="58280BA4" w:rsidR="6BF2751B" w:rsidRDefault="6BF2751B" w:rsidP="69FC747A">
      <w:pPr>
        <w:spacing w:before="11pt" w:after="11pt"/>
        <w:jc w:val="start"/>
        <w:rPr>
          <w:rFonts w:eastAsia="Times New Roman"/>
          <w:sz w:val="16"/>
          <w:szCs w:val="16"/>
        </w:rPr>
      </w:pPr>
      <w:r w:rsidRPr="69FC747A">
        <w:rPr>
          <w:rFonts w:eastAsia="Times New Roman"/>
          <w:sz w:val="16"/>
          <w:szCs w:val="16"/>
        </w:rPr>
        <w:t xml:space="preserve">TABLE III. COMPARISON OF RECALL SCORES FOR VARIOUS MODELS, </w:t>
      </w:r>
      <w:del w:id="43" w:author="Kristen Vinh" w:date="2025-10-30T11:21:00Z" w16du:dateUtc="2025-10-30T15:21:00Z">
        <w:r w:rsidRPr="69FC747A" w:rsidDel="00D256D6">
          <w:rPr>
            <w:rFonts w:eastAsia="Times New Roman"/>
            <w:sz w:val="16"/>
            <w:szCs w:val="16"/>
          </w:rPr>
          <w:delText>LEVEL</w:delText>
        </w:r>
      </w:del>
      <w:ins w:id="44" w:author="Kristen Vinh" w:date="2025-10-30T11:21:00Z" w16du:dateUtc="2025-10-30T15:21:00Z">
        <w:r w:rsidR="00D256D6">
          <w:rPr>
            <w:rFonts w:eastAsia="Times New Roman"/>
            <w:sz w:val="16"/>
            <w:szCs w:val="16"/>
          </w:rPr>
          <w:t>LEVEL</w:t>
        </w:r>
      </w:ins>
      <w:r w:rsidRPr="69FC747A">
        <w:rPr>
          <w:rFonts w:eastAsia="Times New Roman"/>
          <w:sz w:val="16"/>
          <w:szCs w:val="16"/>
        </w:rPr>
        <w:t xml:space="preserve"> 1 HIERARCHY CLASSIFICATION</w:t>
      </w:r>
    </w:p>
    <w:tbl>
      <w:tblPr>
        <w:tblW w:w="0pt" w:type="dxa"/>
        <w:tblLayout w:type="fixed"/>
        <w:tblLook w:firstRow="1" w:lastRow="0" w:firstColumn="1" w:lastColumn="0" w:noHBand="1" w:noVBand="1"/>
      </w:tblPr>
      <w:tblGrid>
        <w:gridCol w:w="953"/>
        <w:gridCol w:w="775"/>
        <w:gridCol w:w="745"/>
        <w:gridCol w:w="1003"/>
        <w:gridCol w:w="819"/>
      </w:tblGrid>
      <w:tr w:rsidR="69FC747A" w14:paraId="4E1A350A"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1E6ACB6" w14:textId="4916878C" w:rsidR="69FC747A" w:rsidRDefault="69FC747A" w:rsidP="00B54888">
            <w:pPr>
              <w:jc w:val="start"/>
              <w:rPr>
                <w:rFonts w:eastAsia="Times New Roman"/>
                <w:sz w:val="16"/>
                <w:szCs w:val="16"/>
              </w:rPr>
            </w:pP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98A98D8" w14:textId="1B64416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6EDB8B9" w14:textId="5F90398E"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2351FB3" w14:textId="4ABFE075"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8DAEE35" w14:textId="4734006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r>
      <w:tr w:rsidR="69FC747A" w14:paraId="5CD86FEB"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38004642" w14:textId="561A49AD"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pullover</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35D4A163" w14:textId="3CC62B0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0.44</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013712" w14:textId="3E3982D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0.81</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D02CCD9" w14:textId="326CFC8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0.74</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8016215" w14:textId="0D38123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0.44</w:t>
            </w:r>
          </w:p>
        </w:tc>
      </w:tr>
      <w:tr w:rsidR="69FC747A" w14:paraId="27E4506A"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B2E3C85" w14:textId="52889E32"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cardigan</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D101B95" w14:textId="2DAA150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0.79</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75FD711" w14:textId="3B324AF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0.73</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0B08CD8" w14:textId="0C89ADE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0.89</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216688C" w14:textId="5A3BF07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0.85</w:t>
            </w:r>
          </w:p>
        </w:tc>
      </w:tr>
      <w:tr w:rsidR="69FC747A" w14:paraId="79051704"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A7A48B6" w14:textId="1E4FE3BE"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macro avg</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B55CE23" w14:textId="4282F2A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0.62</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AAAF7BC" w14:textId="4488FCA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0.77</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EACBA81" w14:textId="1481453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A1D6698" w14:textId="7F45731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0.64</w:t>
            </w:r>
          </w:p>
        </w:tc>
      </w:tr>
      <w:tr w:rsidR="69FC747A" w14:paraId="418BDC3F"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4EFB0A89" w14:textId="27C78F5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weighted avg</w:t>
            </w:r>
          </w:p>
        </w:tc>
        <w:tc>
          <w:tcPr>
            <w:tcW w:w="38.7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0E8355B" w14:textId="7BA501E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0.65</w:t>
            </w:r>
          </w:p>
        </w:tc>
        <w:tc>
          <w:tcPr>
            <w:tcW w:w="3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B3F045D" w14:textId="11C71FA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5618A39" w14:textId="6B71F1C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743B7B9" w14:textId="6A36E38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0.69</w:t>
            </w:r>
          </w:p>
        </w:tc>
      </w:tr>
    </w:tbl>
    <w:p w14:paraId="1F10782C" w14:textId="13537FD4" w:rsidR="6BF2751B" w:rsidRDefault="6BF2751B" w:rsidP="69FC747A">
      <w:pPr>
        <w:spacing w:before="11pt" w:after="11pt"/>
        <w:jc w:val="start"/>
        <w:rPr>
          <w:rFonts w:eastAsia="Times New Roman"/>
          <w:sz w:val="16"/>
          <w:szCs w:val="16"/>
        </w:rPr>
      </w:pPr>
      <w:r w:rsidRPr="69FC747A">
        <w:rPr>
          <w:rFonts w:eastAsia="Times New Roman"/>
          <w:sz w:val="16"/>
          <w:szCs w:val="16"/>
        </w:rPr>
        <w:t xml:space="preserve">TABLE </w:t>
      </w:r>
      <w:r w:rsidR="158E9C34" w:rsidRPr="69FC747A">
        <w:rPr>
          <w:rFonts w:eastAsia="Times New Roman"/>
          <w:sz w:val="16"/>
          <w:szCs w:val="16"/>
        </w:rPr>
        <w:t xml:space="preserve">IV. COMPARISON OF F-1 SCORES FOR VARIOUS MODELS, </w:t>
      </w:r>
      <w:del w:id="45" w:author="Kristen Vinh" w:date="2025-10-30T11:21:00Z" w16du:dateUtc="2025-10-30T15:21:00Z">
        <w:r w:rsidR="158E9C34" w:rsidRPr="69FC747A" w:rsidDel="00D256D6">
          <w:rPr>
            <w:rFonts w:eastAsia="Times New Roman"/>
            <w:sz w:val="16"/>
            <w:szCs w:val="16"/>
          </w:rPr>
          <w:delText>LEVEL</w:delText>
        </w:r>
      </w:del>
      <w:ins w:id="46" w:author="Kristen Vinh" w:date="2025-10-30T11:21:00Z" w16du:dateUtc="2025-10-30T15:21:00Z">
        <w:r w:rsidR="00D256D6">
          <w:rPr>
            <w:rFonts w:eastAsia="Times New Roman"/>
            <w:sz w:val="16"/>
            <w:szCs w:val="16"/>
          </w:rPr>
          <w:t>LEVEL</w:t>
        </w:r>
      </w:ins>
      <w:r w:rsidR="158E9C34" w:rsidRPr="69FC747A">
        <w:rPr>
          <w:rFonts w:eastAsia="Times New Roman"/>
          <w:sz w:val="16"/>
          <w:szCs w:val="16"/>
        </w:rPr>
        <w:t xml:space="preserve"> 1 HIERARCHY CLASSIFICATION</w:t>
      </w:r>
    </w:p>
    <w:tbl>
      <w:tblPr>
        <w:tblW w:w="0pt" w:type="dxa"/>
        <w:tblLayout w:type="fixed"/>
        <w:tblLook w:firstRow="1" w:lastRow="0" w:firstColumn="1" w:lastColumn="0" w:noHBand="1" w:noVBand="1"/>
      </w:tblPr>
      <w:tblGrid>
        <w:gridCol w:w="953"/>
        <w:gridCol w:w="805"/>
        <w:gridCol w:w="805"/>
        <w:gridCol w:w="1003"/>
        <w:gridCol w:w="819"/>
      </w:tblGrid>
      <w:tr w:rsidR="69FC747A" w14:paraId="36351694"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9466966" w14:textId="0DD629CF" w:rsidR="69FC747A" w:rsidRDefault="69FC747A" w:rsidP="00B54888">
            <w:pPr>
              <w:jc w:val="start"/>
              <w:rPr>
                <w:rFonts w:eastAsia="Times New Roman"/>
                <w:sz w:val="16"/>
                <w:szCs w:val="16"/>
              </w:rPr>
            </w:pP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6056611" w14:textId="7D3B6F22"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0DC0BFC8" w14:textId="51D3833A"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C3417B6" w14:textId="6CDFAF2C"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58D9628" w14:textId="6D64B991"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r>
      <w:tr w:rsidR="69FC747A" w14:paraId="592B111B"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7DAF3B17" w14:textId="1F0AF8F0"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pullover</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EDFD42E" w14:textId="02B9631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0.50</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B30E599" w14:textId="0D7C716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0.81</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162D395" w14:textId="77732D8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0F533E" w14:textId="140128EB"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0.53</w:t>
            </w:r>
          </w:p>
        </w:tc>
      </w:tr>
      <w:tr w:rsidR="69FC747A" w14:paraId="4C39F446"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0E6DFEC2" w14:textId="3B4B441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cardigan</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3945075E" w14:textId="6304C40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0.73</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0FB51A9" w14:textId="1E3D5C6E"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0.72</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1D7063C" w14:textId="1A39B8F5"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0.86</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B259FB6" w14:textId="5D7CF387"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0.76</w:t>
            </w:r>
          </w:p>
        </w:tc>
      </w:tr>
      <w:tr w:rsidR="69FC747A" w14:paraId="3901D758"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55CB6FA4" w14:textId="04E9D3D0"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macro avg</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78CF90C" w14:textId="439B1E8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0.62</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DEF6C7C" w14:textId="7A1C990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0.77</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4FAB927" w14:textId="34F4021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0.82</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171CB7DE" w14:textId="27B790A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0.65</w:t>
            </w:r>
          </w:p>
        </w:tc>
      </w:tr>
      <w:tr w:rsidR="69FC747A" w14:paraId="265C7CA7" w14:textId="77777777" w:rsidTr="69FC747A">
        <w:trPr>
          <w:trHeight w:val="300"/>
        </w:trPr>
        <w:tc>
          <w:tcPr>
            <w:tcW w:w="47.6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C814596" w14:textId="0AE13C4B"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weighted avg</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576D73C9" w14:textId="26B5F0A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0.64</w:t>
            </w:r>
          </w:p>
        </w:tc>
        <w:tc>
          <w:tcPr>
            <w:tcW w:w="40.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28FD387" w14:textId="75C5F98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c>
          <w:tcPr>
            <w:tcW w:w="50.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66F74745" w14:textId="78CFBF1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c>
          <w:tcPr>
            <w:tcW w:w="40.9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2884B5B7" w14:textId="5ABCDFF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0.67</w:t>
            </w:r>
          </w:p>
        </w:tc>
      </w:tr>
    </w:tbl>
    <w:p w14:paraId="1C2F239D" w14:textId="055B950D" w:rsidR="6BF2751B" w:rsidRDefault="6BF2751B" w:rsidP="69FC747A">
      <w:pPr>
        <w:spacing w:before="11pt" w:after="11pt"/>
        <w:jc w:val="start"/>
        <w:rPr>
          <w:rFonts w:eastAsia="Times New Roman"/>
          <w:sz w:val="16"/>
          <w:szCs w:val="16"/>
        </w:rPr>
      </w:pPr>
      <w:r w:rsidRPr="69FC747A">
        <w:rPr>
          <w:rFonts w:eastAsia="Times New Roman"/>
          <w:sz w:val="16"/>
          <w:szCs w:val="16"/>
        </w:rPr>
        <w:t xml:space="preserve">TABLE </w:t>
      </w:r>
      <w:r w:rsidR="539E4B40" w:rsidRPr="69FC747A">
        <w:rPr>
          <w:rFonts w:eastAsia="Times New Roman"/>
          <w:sz w:val="16"/>
          <w:szCs w:val="16"/>
        </w:rPr>
        <w:t xml:space="preserve">V. COMPARISON OF OVERALL ACCURACY SCORES FOR VARIOUS MODELS, </w:t>
      </w:r>
      <w:del w:id="47" w:author="Kristen Vinh" w:date="2025-10-30T11:21:00Z" w16du:dateUtc="2025-10-30T15:21:00Z">
        <w:r w:rsidR="539E4B40" w:rsidRPr="69FC747A" w:rsidDel="00D256D6">
          <w:rPr>
            <w:rFonts w:eastAsia="Times New Roman"/>
            <w:sz w:val="16"/>
            <w:szCs w:val="16"/>
          </w:rPr>
          <w:delText>LEVEL</w:delText>
        </w:r>
      </w:del>
      <w:ins w:id="48" w:author="Kristen Vinh" w:date="2025-10-30T11:21:00Z" w16du:dateUtc="2025-10-30T15:21:00Z">
        <w:r w:rsidR="00D256D6">
          <w:rPr>
            <w:rFonts w:eastAsia="Times New Roman"/>
            <w:sz w:val="16"/>
            <w:szCs w:val="16"/>
          </w:rPr>
          <w:t>LEVEL</w:t>
        </w:r>
      </w:ins>
      <w:r w:rsidR="539E4B40" w:rsidRPr="69FC747A">
        <w:rPr>
          <w:rFonts w:eastAsia="Times New Roman"/>
          <w:sz w:val="16"/>
          <w:szCs w:val="16"/>
        </w:rPr>
        <w:t xml:space="preserve"> 1 HIERARCHY CLASSIFICATION</w:t>
      </w:r>
    </w:p>
    <w:tbl>
      <w:tblPr>
        <w:tblW w:w="0pt" w:type="dxa"/>
        <w:tblLayout w:type="fixed"/>
        <w:tblLook w:firstRow="1" w:lastRow="0" w:firstColumn="1" w:lastColumn="0" w:noHBand="1" w:noVBand="1"/>
      </w:tblPr>
      <w:tblGrid>
        <w:gridCol w:w="1303"/>
        <w:gridCol w:w="1585"/>
      </w:tblGrid>
      <w:tr w:rsidR="69FC747A" w14:paraId="1B20BEDE"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2F4BDD15" w14:textId="6C7AD5C6"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Model</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629CB56C" w14:textId="6CA6FFD1"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Accuracy</w:t>
            </w:r>
          </w:p>
        </w:tc>
      </w:tr>
      <w:tr w:rsidR="69FC747A" w14:paraId="16129501"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1E44A84C" w14:textId="40744921"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LeNet5</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397AE82" w14:textId="103970E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0.65</w:t>
            </w:r>
          </w:p>
        </w:tc>
      </w:tr>
      <w:tr w:rsidR="69FC747A" w14:paraId="0806990B"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67990F4B" w14:textId="5CD302F0"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VGG-19</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7458FFE5" w14:textId="0F34AE0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0.78</w:t>
            </w:r>
          </w:p>
        </w:tc>
      </w:tr>
      <w:tr w:rsidR="69FC747A" w14:paraId="04F03736"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413C35E8" w14:textId="6D8B91E8"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ResNet50</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0F04BAF6" w14:textId="6D6463B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0.83</w:t>
            </w:r>
          </w:p>
        </w:tc>
      </w:tr>
      <w:tr w:rsidR="69FC747A" w14:paraId="5A0C3FAE" w14:textId="77777777" w:rsidTr="69FC747A">
        <w:trPr>
          <w:trHeight w:val="300"/>
        </w:trPr>
        <w:tc>
          <w:tcPr>
            <w:tcW w:w="65.1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tcPr>
          <w:p w14:paraId="4203CCDA" w14:textId="4788A394" w:rsidR="69FC747A" w:rsidRDefault="69FC747A" w:rsidP="00B54888">
            <w:pPr>
              <w:jc w:val="start"/>
              <w:rPr>
                <w:rFonts w:eastAsia="Times New Roman"/>
                <w:b/>
                <w:bCs/>
                <w:color w:val="000000" w:themeColor="text1"/>
                <w:sz w:val="16"/>
                <w:szCs w:val="16"/>
              </w:rPr>
            </w:pPr>
            <w:r w:rsidRPr="69FC747A">
              <w:rPr>
                <w:rFonts w:eastAsia="Times New Roman"/>
                <w:b/>
                <w:bCs/>
                <w:color w:val="000000" w:themeColor="text1"/>
                <w:sz w:val="16"/>
                <w:szCs w:val="16"/>
              </w:rPr>
              <w:t>AlexNet</w:t>
            </w:r>
          </w:p>
        </w:tc>
        <w:tc>
          <w:tcPr>
            <w:tcW w:w="79.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start w:w="2pt" w:type="dxa"/>
              <w:end w:w="2pt" w:type="dxa"/>
            </w:tcMar>
            <w:vAlign w:val="bottom"/>
          </w:tcPr>
          <w:p w14:paraId="44A8C08C" w14:textId="5D2191A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0.69</w:t>
            </w:r>
          </w:p>
        </w:tc>
      </w:tr>
    </w:tbl>
    <w:p w14:paraId="0EAEF860" w14:textId="15D55066" w:rsidR="57BA8DD4" w:rsidRDefault="57BA8DD4" w:rsidP="69FC747A">
      <w:pPr>
        <w:spacing w:before="11pt" w:after="11pt"/>
        <w:jc w:val="start"/>
        <w:rPr>
          <w:rFonts w:eastAsia="Times New Roman"/>
        </w:rPr>
      </w:pPr>
      <w:r w:rsidRPr="69FC747A">
        <w:rPr>
          <w:rFonts w:eastAsia="Times New Roman"/>
        </w:rPr>
        <w:lastRenderedPageBreak/>
        <w:t xml:space="preserve">ResNet50 achieved the best scores across all metrics, and VGG-19 ranked second. Due to time constraints, I decided to focus on creating </w:t>
      </w:r>
      <w:del w:id="49" w:author="Kristen Vinh" w:date="2025-10-30T11:21:00Z" w16du:dateUtc="2025-10-30T15:21:00Z">
        <w:r w:rsidRPr="69FC747A" w:rsidDel="00D256D6">
          <w:rPr>
            <w:rFonts w:eastAsia="Times New Roman"/>
          </w:rPr>
          <w:delText xml:space="preserve">level </w:delText>
        </w:r>
      </w:del>
      <w:ins w:id="50" w:author="Kristen Vinh" w:date="2025-10-30T11:22:00Z" w16du:dateUtc="2025-10-30T15:22:00Z">
        <w:r w:rsidR="00D256D6">
          <w:rPr>
            <w:rFonts w:eastAsia="Times New Roman"/>
          </w:rPr>
          <w:t>l</w:t>
        </w:r>
      </w:ins>
      <w:ins w:id="51" w:author="Kristen Vinh" w:date="2025-10-30T11:21:00Z" w16du:dateUtc="2025-10-30T15:21:00Z">
        <w:r w:rsidR="00D256D6">
          <w:rPr>
            <w:rFonts w:eastAsia="Times New Roman"/>
          </w:rPr>
          <w:t>evel</w:t>
        </w:r>
        <w:r w:rsidR="00D256D6" w:rsidRPr="69FC747A">
          <w:rPr>
            <w:rFonts w:eastAsia="Times New Roman"/>
          </w:rPr>
          <w:t xml:space="preserve"> </w:t>
        </w:r>
      </w:ins>
      <w:r w:rsidRPr="69FC747A">
        <w:rPr>
          <w:rFonts w:eastAsia="Times New Roman"/>
        </w:rPr>
        <w:t>2 classification models using ResNet50 for this part of the project.</w:t>
      </w:r>
    </w:p>
    <w:p w14:paraId="3D2DBA5F" w14:textId="206598D5" w:rsidR="57BA8DD4" w:rsidRDefault="57BA8DD4" w:rsidP="69FC747A">
      <w:pPr>
        <w:pStyle w:val="ListParagraph"/>
        <w:numPr>
          <w:ilvl w:val="0"/>
          <w:numId w:val="7"/>
        </w:numPr>
        <w:spacing w:before="11pt" w:after="11pt"/>
        <w:jc w:val="start"/>
        <w:rPr>
          <w:rFonts w:eastAsia="Times New Roman"/>
          <w:i/>
          <w:iCs/>
        </w:rPr>
      </w:pPr>
      <w:del w:id="52" w:author="Kristen Vinh" w:date="2025-10-30T11:21:00Z" w16du:dateUtc="2025-10-30T15:21:00Z">
        <w:r w:rsidRPr="69FC747A" w:rsidDel="00D256D6">
          <w:rPr>
            <w:rFonts w:eastAsia="Times New Roman"/>
            <w:i/>
            <w:iCs/>
          </w:rPr>
          <w:delText>Level</w:delText>
        </w:r>
      </w:del>
      <w:ins w:id="53" w:author="Kristen Vinh" w:date="2025-10-30T11:21:00Z" w16du:dateUtc="2025-10-30T15:21:00Z">
        <w:r w:rsidR="00D256D6">
          <w:rPr>
            <w:rFonts w:eastAsia="Times New Roman"/>
            <w:i/>
            <w:iCs/>
          </w:rPr>
          <w:t>Level</w:t>
        </w:r>
      </w:ins>
      <w:r w:rsidRPr="69FC747A">
        <w:rPr>
          <w:rFonts w:eastAsia="Times New Roman"/>
          <w:i/>
          <w:iCs/>
        </w:rPr>
        <w:t xml:space="preserve"> 2 Algorithm Testing and Benchmarking</w:t>
      </w:r>
    </w:p>
    <w:p w14:paraId="09622600" w14:textId="74AC486C" w:rsidR="1C00CDFC" w:rsidRDefault="1E903BF8" w:rsidP="69FC747A">
      <w:pPr>
        <w:spacing w:before="11pt" w:after="11pt"/>
        <w:jc w:val="start"/>
        <w:rPr>
          <w:rFonts w:eastAsia="Times New Roman"/>
        </w:rPr>
      </w:pPr>
      <w:r w:rsidRPr="1E903BF8">
        <w:rPr>
          <w:rFonts w:eastAsia="Times New Roman"/>
        </w:rPr>
        <w:t xml:space="preserve"> Before I began the </w:t>
      </w:r>
      <w:del w:id="54" w:author="Kristen Vinh" w:date="2025-10-30T11:21:00Z" w16du:dateUtc="2025-10-30T15:21:00Z">
        <w:r w:rsidRPr="1E903BF8" w:rsidDel="00D256D6">
          <w:rPr>
            <w:rFonts w:eastAsia="Times New Roman"/>
          </w:rPr>
          <w:delText>level</w:delText>
        </w:r>
      </w:del>
      <w:ins w:id="55" w:author="Kristen Vinh" w:date="2025-10-30T11:22:00Z" w16du:dateUtc="2025-10-30T15:22:00Z">
        <w:r w:rsidR="00D256D6">
          <w:rPr>
            <w:rFonts w:eastAsia="Times New Roman"/>
          </w:rPr>
          <w:t>l</w:t>
        </w:r>
      </w:ins>
      <w:ins w:id="56" w:author="Kristen Vinh" w:date="2025-10-30T11:21:00Z" w16du:dateUtc="2025-10-30T15:21:00Z">
        <w:r w:rsidR="00D256D6">
          <w:rPr>
            <w:rFonts w:eastAsia="Times New Roman"/>
          </w:rPr>
          <w:t>evel</w:t>
        </w:r>
      </w:ins>
      <w:r w:rsidRPr="1E903BF8">
        <w:rPr>
          <w:rFonts w:eastAsia="Times New Roman"/>
        </w:rPr>
        <w:t xml:space="preserve"> </w:t>
      </w:r>
      <w:r w:rsidR="115FC2A2" w:rsidRPr="1E903BF8">
        <w:rPr>
          <w:rFonts w:eastAsia="Times New Roman"/>
        </w:rPr>
        <w:t>2</w:t>
      </w:r>
      <w:r w:rsidRPr="1E903BF8">
        <w:rPr>
          <w:rFonts w:eastAsia="Times New Roman"/>
        </w:rPr>
        <w:t xml:space="preserve"> hierarchy testing, I needed to download more samples of circular yokes and sleeveless sweaters. Many of these sweaters were not as well tagged as the initial batch of samples, but I decided to include them to see if I could improve models for classes with low sample counts. </w:t>
      </w:r>
    </w:p>
    <w:p w14:paraId="4E6616AC" w14:textId="19FA9DED" w:rsidR="1C00CDFC" w:rsidRDefault="1E903BF8" w:rsidP="69FC747A">
      <w:pPr>
        <w:spacing w:before="11pt" w:after="11pt"/>
        <w:jc w:val="start"/>
      </w:pPr>
      <w:r w:rsidRPr="1E903BF8">
        <w:rPr>
          <w:rFonts w:eastAsia="Times New Roman"/>
        </w:rPr>
        <w:t xml:space="preserve">Then, for the color and circular-yoke </w:t>
      </w:r>
      <w:del w:id="57" w:author="Kristen Vinh" w:date="2025-10-30T11:21:00Z" w16du:dateUtc="2025-10-30T15:21:00Z">
        <w:r w:rsidRPr="1E903BF8" w:rsidDel="00D256D6">
          <w:rPr>
            <w:rFonts w:eastAsia="Times New Roman"/>
          </w:rPr>
          <w:delText>level</w:delText>
        </w:r>
      </w:del>
      <w:ins w:id="58" w:author="Kristen Vinh" w:date="2025-10-30T11:21:00Z" w16du:dateUtc="2025-10-30T15:21:00Z">
        <w:r w:rsidR="00D256D6">
          <w:rPr>
            <w:rFonts w:eastAsia="Times New Roman"/>
          </w:rPr>
          <w:t>level</w:t>
        </w:r>
      </w:ins>
      <w:r w:rsidRPr="1E903BF8">
        <w:rPr>
          <w:rFonts w:eastAsia="Times New Roman"/>
        </w:rPr>
        <w:t xml:space="preserve">s of the </w:t>
      </w:r>
      <w:del w:id="59" w:author="Kristen Vinh" w:date="2025-10-30T11:21:00Z" w16du:dateUtc="2025-10-30T15:21:00Z">
        <w:r w:rsidRPr="1E903BF8" w:rsidDel="00D256D6">
          <w:rPr>
            <w:rFonts w:eastAsia="Times New Roman"/>
          </w:rPr>
          <w:delText>level</w:delText>
        </w:r>
      </w:del>
      <w:ins w:id="60" w:author="Kristen Vinh" w:date="2025-10-30T11:21:00Z" w16du:dateUtc="2025-10-30T15:21:00Z">
        <w:r w:rsidR="00D256D6">
          <w:rPr>
            <w:rFonts w:eastAsia="Times New Roman"/>
          </w:rPr>
          <w:t>level</w:t>
        </w:r>
      </w:ins>
      <w:r w:rsidRPr="1E903BF8">
        <w:rPr>
          <w:rFonts w:eastAsia="Times New Roman"/>
        </w:rPr>
        <w:t xml:space="preserve"> </w:t>
      </w:r>
      <w:r w:rsidR="63BFB5C4" w:rsidRPr="1E903BF8">
        <w:rPr>
          <w:rFonts w:eastAsia="Times New Roman"/>
        </w:rPr>
        <w:t>2</w:t>
      </w:r>
      <w:r w:rsidRPr="1E903BF8">
        <w:rPr>
          <w:rFonts w:eastAsia="Times New Roman"/>
        </w:rPr>
        <w:t xml:space="preserve"> hierarchy, I tested whether I got a better weighted average by running the Resnet50 algorithm using a hierarchy (separately on cardigans and pullovers) versus all sweaters together:</w:t>
      </w:r>
    </w:p>
    <w:p w14:paraId="50E9A5EB" w14:textId="692B07FF" w:rsidR="1C00CDFC" w:rsidRDefault="1C00CDFC" w:rsidP="69FC747A">
      <w:pPr>
        <w:pStyle w:val="ListParagraph"/>
        <w:numPr>
          <w:ilvl w:val="0"/>
          <w:numId w:val="2"/>
        </w:numPr>
        <w:spacing w:before="11pt" w:after="11pt"/>
        <w:jc w:val="start"/>
        <w:rPr>
          <w:rFonts w:eastAsia="Times New Roman"/>
        </w:rPr>
      </w:pPr>
      <w:r w:rsidRPr="69FC747A">
        <w:rPr>
          <w:rFonts w:eastAsia="Times New Roman"/>
        </w:rPr>
        <w:t xml:space="preserve">Colorwork hierarchy models had a weighted F1-Score of 0.79 (with pullovers = 0.79 and cardigans = 0.80) </w:t>
      </w:r>
    </w:p>
    <w:p w14:paraId="59F631D6" w14:textId="0CCDA883" w:rsidR="1C00CDFC" w:rsidRDefault="1C00CDFC" w:rsidP="69FC747A">
      <w:pPr>
        <w:pStyle w:val="ListParagraph"/>
        <w:numPr>
          <w:ilvl w:val="1"/>
          <w:numId w:val="2"/>
        </w:numPr>
        <w:spacing w:before="11pt" w:after="11pt"/>
        <w:jc w:val="start"/>
        <w:rPr>
          <w:rFonts w:eastAsia="Times New Roman"/>
        </w:rPr>
      </w:pPr>
      <w:r w:rsidRPr="69FC747A">
        <w:rPr>
          <w:rFonts w:eastAsia="Times New Roman"/>
        </w:rPr>
        <w:t>When run on all sweaters together, the F1 Score was  0.79</w:t>
      </w:r>
    </w:p>
    <w:p w14:paraId="281133EC" w14:textId="577CDFF5" w:rsidR="1C00CDFC" w:rsidRDefault="1C00CDFC" w:rsidP="69FC747A">
      <w:pPr>
        <w:pStyle w:val="ListParagraph"/>
        <w:numPr>
          <w:ilvl w:val="0"/>
          <w:numId w:val="2"/>
        </w:numPr>
        <w:spacing w:before="11pt" w:after="11pt"/>
        <w:jc w:val="start"/>
        <w:rPr>
          <w:rFonts w:eastAsia="Times New Roman"/>
        </w:rPr>
      </w:pPr>
      <w:r w:rsidRPr="69FC747A">
        <w:rPr>
          <w:rFonts w:eastAsia="Times New Roman"/>
        </w:rPr>
        <w:t>Circular yoke hierarchy models had a weighted F-1 Score of = 0.87 (with pullovers = 0.85 and cardigans = 0.90),</w:t>
      </w:r>
    </w:p>
    <w:p w14:paraId="15A8F784" w14:textId="373787A2" w:rsidR="1C00CDFC" w:rsidRDefault="1C00CDFC" w:rsidP="69FC747A">
      <w:pPr>
        <w:pStyle w:val="ListParagraph"/>
        <w:numPr>
          <w:ilvl w:val="1"/>
          <w:numId w:val="2"/>
        </w:numPr>
        <w:spacing w:before="11pt" w:after="11pt"/>
        <w:jc w:val="start"/>
        <w:rPr>
          <w:rFonts w:eastAsia="Times New Roman"/>
        </w:rPr>
      </w:pPr>
      <w:r w:rsidRPr="69FC747A">
        <w:rPr>
          <w:rFonts w:eastAsia="Times New Roman"/>
        </w:rPr>
        <w:t xml:space="preserve">When running the circular yoke classification on all sweaters, the F1 Score was 0.85. </w:t>
      </w:r>
    </w:p>
    <w:p w14:paraId="77C9D742" w14:textId="736A8771" w:rsidR="1C00CDFC" w:rsidRDefault="1C00CDFC" w:rsidP="69FC747A">
      <w:pPr>
        <w:spacing w:before="11pt" w:after="11pt"/>
        <w:jc w:val="start"/>
        <w:rPr>
          <w:rFonts w:eastAsia="Times New Roman"/>
        </w:rPr>
      </w:pPr>
      <w:r w:rsidRPr="69FC747A">
        <w:rPr>
          <w:rFonts w:eastAsia="Times New Roman"/>
        </w:rPr>
        <w:t xml:space="preserve">These are close, and given that some classes had really low sample sizes (circular yoke cardigans, for example), I’ve decided to stick with the non-hierarchical models for now, even though pullover models sometimes performed better than the overall class — this will allow for greater simplicity and accuracy overall.  </w:t>
      </w:r>
    </w:p>
    <w:p w14:paraId="7C194ECA" w14:textId="143FA7A1" w:rsidR="1C00CDFC" w:rsidRDefault="1C00CDFC" w:rsidP="69FC747A">
      <w:pPr>
        <w:spacing w:before="11pt" w:after="11pt"/>
        <w:jc w:val="start"/>
      </w:pPr>
      <w:r w:rsidRPr="69FC747A">
        <w:rPr>
          <w:rFonts w:eastAsia="Times New Roman"/>
        </w:rPr>
        <w:t>Despite the sample boosting, predicting sleeveless vs. sleeves continued to fail with more samples, having low precision, recall, and F1-score for the sleeveless class, as the algorithm tended to default to “has sleeves” to achieve high accuracy (see Table VI). As noted above, I’ve decided to remove this from my algorithm at this stage and see if it performs better as part of sleeve length.</w:t>
      </w:r>
    </w:p>
    <w:p w14:paraId="5AB244E1" w14:textId="3E893F13"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 xml:space="preserve">Algorithm Testing and Benchmarking on </w:t>
      </w:r>
      <w:del w:id="61" w:author="Kristen Vinh" w:date="2025-10-30T11:21:00Z" w16du:dateUtc="2025-10-30T15:21:00Z">
        <w:r w:rsidRPr="69FC747A" w:rsidDel="00D256D6">
          <w:rPr>
            <w:rFonts w:eastAsia="Times New Roman"/>
            <w:i/>
            <w:iCs/>
          </w:rPr>
          <w:delText>Level</w:delText>
        </w:r>
      </w:del>
      <w:ins w:id="62" w:author="Kristen Vinh" w:date="2025-10-30T11:21:00Z" w16du:dateUtc="2025-10-30T15:21:00Z">
        <w:r w:rsidR="00D256D6">
          <w:rPr>
            <w:rFonts w:eastAsia="Times New Roman"/>
            <w:i/>
            <w:iCs/>
          </w:rPr>
          <w:t>Level</w:t>
        </w:r>
      </w:ins>
      <w:r w:rsidRPr="69FC747A">
        <w:rPr>
          <w:rFonts w:eastAsia="Times New Roman"/>
          <w:i/>
          <w:iCs/>
        </w:rPr>
        <w:t xml:space="preserve"> 3</w:t>
      </w:r>
    </w:p>
    <w:p w14:paraId="55AABDCE" w14:textId="32459BA9" w:rsidR="1C00CDFC" w:rsidRDefault="1E903BF8" w:rsidP="69FC747A">
      <w:pPr>
        <w:spacing w:before="11pt" w:after="11pt"/>
        <w:jc w:val="start"/>
        <w:rPr>
          <w:rFonts w:eastAsia="Times New Roman"/>
        </w:rPr>
      </w:pPr>
      <w:r w:rsidRPr="1E903BF8">
        <w:rPr>
          <w:rFonts w:eastAsia="Times New Roman"/>
        </w:rPr>
        <w:t xml:space="preserve">As I began classifying on the finer details in </w:t>
      </w:r>
      <w:del w:id="63" w:author="Kristen Vinh" w:date="2025-10-30T11:21:00Z" w16du:dateUtc="2025-10-30T15:21:00Z">
        <w:r w:rsidRPr="1E903BF8" w:rsidDel="00D256D6">
          <w:rPr>
            <w:rFonts w:eastAsia="Times New Roman"/>
          </w:rPr>
          <w:delText>level</w:delText>
        </w:r>
      </w:del>
      <w:ins w:id="64" w:author="Kristen Vinh" w:date="2025-10-30T11:21:00Z" w16du:dateUtc="2025-10-30T15:21:00Z">
        <w:r w:rsidR="00D256D6">
          <w:rPr>
            <w:rFonts w:eastAsia="Times New Roman"/>
          </w:rPr>
          <w:t>level</w:t>
        </w:r>
      </w:ins>
      <w:r w:rsidRPr="1E903BF8">
        <w:rPr>
          <w:rFonts w:eastAsia="Times New Roman"/>
        </w:rPr>
        <w:t xml:space="preserve"> </w:t>
      </w:r>
      <w:r w:rsidR="487BA250" w:rsidRPr="1E903BF8">
        <w:rPr>
          <w:rFonts w:eastAsia="Times New Roman"/>
        </w:rPr>
        <w:t>3</w:t>
      </w:r>
      <w:r w:rsidRPr="1E903BF8">
        <w:rPr>
          <w:rFonts w:eastAsia="Times New Roman"/>
        </w:rPr>
        <w:t xml:space="preserve">, precision, recall, and F1-score were low. In my classification test of neck styles, running a preliminary test on only the top five neck styles yielded 44% test accuracy, with low precision, recall, and F1 scores. Similarly low test accuracies were obtained with the running sleeve length (63%), colorwork (49%), and sleeve feature (36%) algorithms. </w:t>
      </w:r>
    </w:p>
    <w:p w14:paraId="61C687FB" w14:textId="057BEE10" w:rsidR="1C00CDFC" w:rsidRDefault="1E903BF8" w:rsidP="69FC747A">
      <w:pPr>
        <w:spacing w:before="11pt" w:after="11pt"/>
        <w:jc w:val="start"/>
      </w:pPr>
      <w:r w:rsidRPr="1E903BF8">
        <w:rPr>
          <w:rFonts w:eastAsia="Times New Roman"/>
        </w:rPr>
        <w:t xml:space="preserve">The last algorithm benchmarking on </w:t>
      </w:r>
      <w:del w:id="65" w:author="Kristen Vinh" w:date="2025-10-30T11:21:00Z" w16du:dateUtc="2025-10-30T15:21:00Z">
        <w:r w:rsidRPr="1E903BF8" w:rsidDel="00D256D6">
          <w:rPr>
            <w:rFonts w:eastAsia="Times New Roman"/>
          </w:rPr>
          <w:delText>Level</w:delText>
        </w:r>
      </w:del>
      <w:ins w:id="66" w:author="Kristen Vinh" w:date="2025-10-30T11:22:00Z" w16du:dateUtc="2025-10-30T15:22:00Z">
        <w:r w:rsidR="00D256D6">
          <w:rPr>
            <w:rFonts w:eastAsia="Times New Roman"/>
          </w:rPr>
          <w:t>l</w:t>
        </w:r>
      </w:ins>
      <w:ins w:id="67" w:author="Kristen Vinh" w:date="2025-10-30T11:21:00Z" w16du:dateUtc="2025-10-30T15:21:00Z">
        <w:r w:rsidR="00D256D6">
          <w:rPr>
            <w:rFonts w:eastAsia="Times New Roman"/>
          </w:rPr>
          <w:t>evel</w:t>
        </w:r>
      </w:ins>
      <w:r w:rsidRPr="1E903BF8">
        <w:rPr>
          <w:rFonts w:eastAsia="Times New Roman"/>
        </w:rPr>
        <w:t xml:space="preserve"> 3 models performed poorly, so using classification algorithms was unlikely to yield </w:t>
      </w:r>
      <w:r w:rsidRPr="1E903BF8">
        <w:rPr>
          <w:rFonts w:eastAsia="Times New Roman"/>
        </w:rPr>
        <w:t>good results overall. Therefore, I chose not to further evaluate these models in the end-to-end method I had begun to develop. Depending on how the approximate nearest neighbors (ANNs) algorithms perform, I may test</w:t>
      </w:r>
      <w:commentRangeStart w:id="68"/>
      <w:r w:rsidRPr="1E903BF8">
        <w:rPr>
          <w:rFonts w:eastAsia="Times New Roman"/>
        </w:rPr>
        <w:t xml:space="preserve"> </w:t>
      </w:r>
      <w:del w:id="69" w:author="Kristen Vinh" w:date="2025-10-30T11:21:00Z" w16du:dateUtc="2025-10-30T15:21:00Z">
        <w:r w:rsidRPr="1E903BF8" w:rsidDel="00D256D6">
          <w:rPr>
            <w:rFonts w:eastAsia="Times New Roman"/>
          </w:rPr>
          <w:delText>Level</w:delText>
        </w:r>
      </w:del>
      <w:ins w:id="70" w:author="Kristen Vinh" w:date="2025-10-30T11:22:00Z" w16du:dateUtc="2025-10-30T15:22:00Z">
        <w:r w:rsidR="00D256D6">
          <w:rPr>
            <w:rFonts w:eastAsia="Times New Roman"/>
          </w:rPr>
          <w:t>l</w:t>
        </w:r>
      </w:ins>
      <w:ins w:id="71" w:author="Kristen Vinh" w:date="2025-10-30T11:21:00Z" w16du:dateUtc="2025-10-30T15:21:00Z">
        <w:r w:rsidR="00D256D6">
          <w:rPr>
            <w:rFonts w:eastAsia="Times New Roman"/>
          </w:rPr>
          <w:t>evel</w:t>
        </w:r>
      </w:ins>
      <w:r w:rsidRPr="1E903BF8">
        <w:rPr>
          <w:rFonts w:eastAsia="Times New Roman"/>
        </w:rPr>
        <w:t xml:space="preserve"> 2</w:t>
      </w:r>
      <w:commentRangeEnd w:id="68"/>
      <w:r w:rsidR="1C00CDFC">
        <w:commentReference w:id="68"/>
      </w:r>
      <w:r w:rsidRPr="1E903BF8">
        <w:rPr>
          <w:rFonts w:eastAsia="Times New Roman"/>
        </w:rPr>
        <w:t xml:space="preserve"> and </w:t>
      </w:r>
      <w:del w:id="72" w:author="Kristen Vinh" w:date="2025-10-30T11:21:00Z" w16du:dateUtc="2025-10-30T15:21:00Z">
        <w:r w:rsidRPr="1E903BF8" w:rsidDel="00D256D6">
          <w:rPr>
            <w:rFonts w:eastAsia="Times New Roman"/>
          </w:rPr>
          <w:delText>Level</w:delText>
        </w:r>
      </w:del>
      <w:ins w:id="73" w:author="Kristen Vinh" w:date="2025-10-30T11:22:00Z" w16du:dateUtc="2025-10-30T15:22:00Z">
        <w:r w:rsidR="00D256D6">
          <w:rPr>
            <w:rFonts w:eastAsia="Times New Roman"/>
          </w:rPr>
          <w:t>l</w:t>
        </w:r>
      </w:ins>
      <w:ins w:id="74" w:author="Kristen Vinh" w:date="2025-10-30T11:21:00Z" w16du:dateUtc="2025-10-30T15:21:00Z">
        <w:r w:rsidR="00D256D6">
          <w:rPr>
            <w:rFonts w:eastAsia="Times New Roman"/>
          </w:rPr>
          <w:t>evel</w:t>
        </w:r>
      </w:ins>
      <w:r w:rsidRPr="1E903BF8">
        <w:rPr>
          <w:rFonts w:eastAsia="Times New Roman"/>
        </w:rPr>
        <w:t xml:space="preserve"> 3 hierarchies on VGG-19.</w:t>
      </w:r>
    </w:p>
    <w:p w14:paraId="4B5DC5FF" w14:textId="333C95C6"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Real-Life Example Processing</w:t>
      </w:r>
    </w:p>
    <w:p w14:paraId="473DB7FE" w14:textId="7836EB55" w:rsidR="1C00CDFC" w:rsidRDefault="1C00CDFC" w:rsidP="69FC747A">
      <w:pPr>
        <w:spacing w:before="12pt" w:after="12pt"/>
        <w:jc w:val="start"/>
      </w:pPr>
      <w:r w:rsidRPr="69FC747A">
        <w:rPr>
          <w:rFonts w:eastAsia="Times New Roman"/>
        </w:rPr>
        <w:t>This project phase also included downloading real-life examples from Reddit for final testing. After using Reddit’s API to find search results for individuals seeking pattern recommendations, this becomes a manual process of identifying sweater characteristics that match the classification algorithms and determining whether a Ravelry pattern suggestion was made in the comments. This process will continue over the next several weeks, as new requests are posted.</w:t>
      </w:r>
    </w:p>
    <w:p w14:paraId="2A3DC90D" w14:textId="74312438"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Shift to ANN Algorithm Testin</w:t>
      </w:r>
      <w:r w:rsidR="00996493">
        <w:rPr>
          <w:rFonts w:eastAsia="Times New Roman"/>
          <w:i/>
          <w:iCs/>
        </w:rPr>
        <w:t>g</w:t>
      </w:r>
    </w:p>
    <w:p w14:paraId="679C7E51" w14:textId="1B1D6DB7" w:rsidR="1C00CDFC" w:rsidRDefault="729B1737" w:rsidP="729B1737">
      <w:pPr>
        <w:spacing w:before="11pt" w:after="11pt"/>
        <w:jc w:val="start"/>
        <w:rPr>
          <w:rFonts w:eastAsia="Times New Roman"/>
          <w:i/>
          <w:iCs/>
        </w:rPr>
      </w:pPr>
      <w:r w:rsidRPr="729B1737">
        <w:rPr>
          <w:rFonts w:eastAsia="Times New Roman"/>
        </w:rPr>
        <w:t>I also learned that, as I manually went through Reddit examples, often similar shapes, patterns, and cables are more important than type (cardigan vs. pullover), since modifications can be made. Frequently, people are also looking for things that go deeper than I’ve decided to go with my hierarchy — lace, cables, etc. — that my hierarchy classification isn’t designed to classify on. I determined it made sense to go deeper into testing and evaluating ANN algorithms beyond ANNOY, including FAISS, HNSWlib, and Voyager.</w:t>
      </w:r>
    </w:p>
    <w:p w14:paraId="298665D9" w14:textId="65B66D4A" w:rsidR="1C00CDFC" w:rsidRDefault="1E903BF8" w:rsidP="69FC747A">
      <w:pPr>
        <w:spacing w:before="11pt" w:after="11pt"/>
        <w:jc w:val="start"/>
      </w:pPr>
      <w:r w:rsidRPr="1E903BF8">
        <w:rPr>
          <w:rFonts w:eastAsia="Times New Roman"/>
        </w:rPr>
        <w:t xml:space="preserve">ANNs are a potentially good solution for this task because they tend to find similar items in large datasets very quickly and use a machine learning algorithm (I plan to use ResNet50, my best-performing model from above) to extract features and store them as vectors for quick similarity matching. </w:t>
      </w:r>
    </w:p>
    <w:p w14:paraId="52CDBEB0" w14:textId="1D9718EC" w:rsidR="1C00CDFC" w:rsidRDefault="1C00CDFC" w:rsidP="69FC747A">
      <w:pPr>
        <w:spacing w:before="11pt" w:after="11pt"/>
        <w:jc w:val="start"/>
      </w:pPr>
      <w:r w:rsidRPr="69FC747A">
        <w:rPr>
          <w:rFonts w:eastAsia="Times New Roman"/>
        </w:rPr>
        <w:t>I started with ANNOY because it was easy to implement and straightforward—while it’s not the most advanced (Spotify has since released a newer ANN), it’s a good baseline. Next, I’ll move on to Hierarchical Navigable Small World (HNSWlib), which is considered to be state-of-the-art for high-performance, high-accuracy ANN searches. Then, I’ll move on to Voyager (Spotify’s ANNOY successor), which is built on HNSW and will serve as a good comparison to HNSWlib. Finally, I’ll test Facebook AI Similarity Search (FAISS), a library of several indexing algorithms. I’ll start by testing its IndexFlatIP, which compares each sweater to every other sweater in the database using an inner product calculation and the HNSW implementation (which can be memory-intensive, but performs very well in terms of accuracy and speed).</w:t>
      </w:r>
    </w:p>
    <w:p w14:paraId="12A326F1" w14:textId="050533B9" w:rsidR="1C00CDFC" w:rsidRDefault="1C00CDFC" w:rsidP="69FC747A">
      <w:pPr>
        <w:pStyle w:val="ListParagraph"/>
        <w:numPr>
          <w:ilvl w:val="0"/>
          <w:numId w:val="7"/>
        </w:numPr>
        <w:spacing w:before="11pt" w:after="11pt"/>
        <w:jc w:val="start"/>
        <w:rPr>
          <w:rFonts w:eastAsia="Times New Roman"/>
          <w:i/>
          <w:iCs/>
        </w:rPr>
      </w:pPr>
      <w:r w:rsidRPr="69FC747A">
        <w:rPr>
          <w:rFonts w:eastAsia="Times New Roman"/>
          <w:i/>
          <w:iCs/>
        </w:rPr>
        <w:t>Initial ANNOY Algorithm Testing</w:t>
      </w:r>
    </w:p>
    <w:p w14:paraId="15D8B6BB" w14:textId="02476EFF" w:rsidR="1C00CDFC" w:rsidRDefault="1E903BF8" w:rsidP="69FC747A">
      <w:pPr>
        <w:spacing w:before="11pt" w:after="11pt"/>
        <w:jc w:val="start"/>
        <w:rPr>
          <w:rFonts w:eastAsia="Times New Roman"/>
        </w:rPr>
      </w:pPr>
      <w:r w:rsidRPr="1E903BF8">
        <w:rPr>
          <w:rFonts w:eastAsia="Times New Roman"/>
        </w:rPr>
        <w:t xml:space="preserve">I began building my ANNOY algorithm using a similar approach to the Fashion-Recommender-System [1], replacing nearest-neighbor with ANNOY. </w:t>
      </w:r>
      <w:r w:rsidR="5FED14E6" w:rsidRPr="1E903BF8">
        <w:rPr>
          <w:rFonts w:eastAsia="Times New Roman"/>
        </w:rPr>
        <w:t xml:space="preserve">Initial </w:t>
      </w:r>
      <w:r w:rsidRPr="1E903BF8">
        <w:rPr>
          <w:rFonts w:eastAsia="Times New Roman"/>
        </w:rPr>
        <w:t xml:space="preserve">results showed some </w:t>
      </w:r>
      <w:r w:rsidRPr="1E903BF8">
        <w:rPr>
          <w:rFonts w:eastAsia="Times New Roman"/>
        </w:rPr>
        <w:lastRenderedPageBreak/>
        <w:t>promise, but also had some issues, such as images being shown just because they had a similar pose. Figure 1 shows the test image, and Figure 2 shows the recommendations from this original run.</w:t>
      </w:r>
    </w:p>
    <w:p w14:paraId="581D8B9F" w14:textId="77777777" w:rsidR="00530A56" w:rsidDel="00B81C7B" w:rsidRDefault="1C00CDFC" w:rsidP="69FC747A">
      <w:pPr>
        <w:spacing w:before="11pt" w:after="11pt"/>
        <w:jc w:val="start"/>
        <w:rPr>
          <w:del w:id="75" w:author="Kristen Vinh" w:date="2025-10-30T11:45:00Z" w16du:dateUtc="2025-10-30T15:45:00Z"/>
          <w:rFonts w:eastAsia="Times New Roman"/>
          <w:sz w:val="16"/>
          <w:szCs w:val="16"/>
        </w:rPr>
      </w:pPr>
      <w:r>
        <w:rPr>
          <w:noProof/>
        </w:rPr>
        <w:drawing>
          <wp:inline distT="0" distB="0" distL="0" distR="0" wp14:anchorId="22AA2DFA" wp14:editId="4756A025">
            <wp:extent cx="1083733" cy="812800"/>
            <wp:effectExtent l="0" t="0" r="0" b="0"/>
            <wp:docPr id="35004761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00476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43578" cy="857684"/>
                    </a:xfrm>
                    <a:prstGeom prst="rect">
                      <a:avLst/>
                    </a:prstGeom>
                  </pic:spPr>
                </pic:pic>
              </a:graphicData>
            </a:graphic>
          </wp:inline>
        </w:drawing>
      </w:r>
    </w:p>
    <w:p w14:paraId="2614CF24" w14:textId="77777777" w:rsidR="00B81C7B" w:rsidRDefault="00B81C7B" w:rsidP="69FC747A">
      <w:pPr>
        <w:spacing w:before="11pt" w:after="11pt"/>
        <w:jc w:val="start"/>
        <w:rPr>
          <w:ins w:id="76" w:author="Kristen Vinh" w:date="2025-10-30T11:45:00Z" w16du:dateUtc="2025-10-30T15:45:00Z"/>
          <w:rFonts w:eastAsia="Times New Roman"/>
          <w:sz w:val="16"/>
          <w:szCs w:val="16"/>
        </w:rPr>
      </w:pPr>
    </w:p>
    <w:p w14:paraId="4E5BDDE1" w14:textId="0DE6537D" w:rsidR="1C00CDFC" w:rsidRDefault="1C00CDFC" w:rsidP="69FC747A">
      <w:pPr>
        <w:spacing w:before="11pt" w:after="11pt"/>
        <w:jc w:val="start"/>
        <w:rPr>
          <w:rFonts w:eastAsia="Times New Roman"/>
          <w:sz w:val="16"/>
          <w:szCs w:val="16"/>
        </w:rPr>
      </w:pPr>
      <w:r w:rsidRPr="69FC747A">
        <w:rPr>
          <w:rFonts w:eastAsia="Times New Roman"/>
          <w:sz w:val="16"/>
          <w:szCs w:val="16"/>
        </w:rPr>
        <w:t>Fig. 1 Test Image for ANNOY evaluation</w:t>
      </w:r>
    </w:p>
    <w:p w14:paraId="6C1010D1" w14:textId="42BB914B" w:rsidR="1C00CDFC" w:rsidRDefault="1C00CDFC" w:rsidP="69FC747A">
      <w:pPr>
        <w:spacing w:before="11pt" w:after="11pt"/>
        <w:jc w:val="start"/>
      </w:pPr>
      <w:r>
        <w:rPr>
          <w:noProof/>
        </w:rPr>
        <w:drawing>
          <wp:inline distT="0" distB="0" distL="0" distR="0" wp14:anchorId="3680086A" wp14:editId="497C894D">
            <wp:extent cx="3200400" cy="1019175"/>
            <wp:effectExtent l="0" t="0" r="0" b="0"/>
            <wp:docPr id="20522699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226993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1019175"/>
                    </a:xfrm>
                    <a:prstGeom prst="rect">
                      <a:avLst/>
                    </a:prstGeom>
                  </pic:spPr>
                </pic:pic>
              </a:graphicData>
            </a:graphic>
          </wp:inline>
        </w:drawing>
      </w:r>
      <w:r w:rsidRPr="69FC747A">
        <w:rPr>
          <w:sz w:val="16"/>
          <w:szCs w:val="16"/>
        </w:rPr>
        <w:t>Fig 2. Recommendations from running ANNOY on the test image.</w:t>
      </w:r>
    </w:p>
    <w:p w14:paraId="10F287F9" w14:textId="41BFB3A2" w:rsidR="1C00CDFC" w:rsidRDefault="1C00CDFC" w:rsidP="69FC747A">
      <w:pPr>
        <w:spacing w:before="11pt" w:after="11pt"/>
        <w:jc w:val="start"/>
      </w:pPr>
      <w:r>
        <w:t>Recommendation #4 looks similar, but is not the same pattern as the sample sweater. Given the lack of accuracy in the hierarchical classification model, I will continue to explore ANNOY and other approximate nearest neighbor (ANN) models (FAISS, HNSWlib, and Voyager). In addition, I will work on improving ANNOY (and the other ANNs), using a model like YOLO for object detection to crop images to the sweater and avoid pose similarity, or using vector averaging for the ANNOY index.</w:t>
      </w:r>
    </w:p>
    <w:p w14:paraId="0CC3531A" w14:textId="65C96305" w:rsidR="1C00CDFC" w:rsidRDefault="1C00CDFC" w:rsidP="69FC747A">
      <w:pPr>
        <w:pStyle w:val="ListParagraph"/>
        <w:numPr>
          <w:ilvl w:val="0"/>
          <w:numId w:val="1"/>
        </w:numPr>
        <w:spacing w:before="11pt" w:after="11pt"/>
        <w:jc w:val="start"/>
        <w:rPr>
          <w:i/>
          <w:iCs/>
        </w:rPr>
      </w:pPr>
      <w:r w:rsidRPr="69FC747A">
        <w:rPr>
          <w:i/>
          <w:iCs/>
        </w:rPr>
        <w:t>Testing ANNs with Vector Averaging</w:t>
      </w:r>
    </w:p>
    <w:p w14:paraId="32DCD35D" w14:textId="37361469" w:rsidR="00A811CE" w:rsidRDefault="1E903BF8" w:rsidP="69FC747A">
      <w:pPr>
        <w:spacing w:before="11pt" w:after="11pt"/>
        <w:jc w:val="start"/>
      </w:pPr>
      <w:r>
        <w:t>I began testing the other algorithms mentioned above, writing scripts to create FAISS</w:t>
      </w:r>
      <w:ins w:id="77" w:author="Kristen Vinh" w:date="2025-10-30T11:20:00Z" w16du:dateUtc="2025-10-30T15:20:00Z">
        <w:r w:rsidR="00D256D6">
          <w:t>,</w:t>
        </w:r>
      </w:ins>
      <w:ins w:id="78" w:author="Guest User" w:date="2025-10-30T15:11:00Z">
        <w:del w:id="79" w:author="Kristen Vinh" w:date="2025-10-30T11:20:00Z" w16du:dateUtc="2025-10-30T15:20:00Z">
          <w:r w:rsidR="364FBD1A" w:rsidDel="00D256D6">
            <w:delText>,</w:delText>
          </w:r>
        </w:del>
      </w:ins>
      <w:r>
        <w:t xml:space="preserve"> </w:t>
      </w:r>
      <w:proofErr w:type="spellStart"/>
      <w:r>
        <w:t>HNSWlib</w:t>
      </w:r>
      <w:proofErr w:type="spellEnd"/>
      <w:ins w:id="80" w:author="Kristen Vinh" w:date="2025-10-30T11:21:00Z" w16du:dateUtc="2025-10-30T15:21:00Z">
        <w:r w:rsidR="00D256D6">
          <w:t>,</w:t>
        </w:r>
      </w:ins>
      <w:ins w:id="81" w:author="Guest User" w:date="2025-10-30T15:11:00Z">
        <w:del w:id="82" w:author="Kristen Vinh" w:date="2025-10-30T11:21:00Z" w16du:dateUtc="2025-10-30T15:21:00Z">
          <w:r w:rsidR="4AC37E80" w:rsidDel="00D256D6">
            <w:delText>,</w:delText>
          </w:r>
        </w:del>
      </w:ins>
      <w:r>
        <w:t xml:space="preserve"> and Voyager indexes. Since I knew I needed a way to improve the models over my initial ANNOY run, I used vector averaging</w:t>
      </w:r>
      <w:r w:rsidR="50524F65">
        <w:t>.</w:t>
      </w:r>
      <w:r>
        <w:t xml:space="preserve"> </w:t>
      </w:r>
      <w:r w:rsidR="50524F65">
        <w:t>This</w:t>
      </w:r>
      <w:r>
        <w:t xml:space="preserve"> method pulls </w:t>
      </w:r>
      <w:r w:rsidR="50524F65">
        <w:t xml:space="preserve">features using my ResNet50 algorithm and YOLO across multiple images for a given pattern. It then averages them, similar to the approach in [2], which created a prototype from the averages of all the samples. This appeared to be more effective than a single image from a pattern. </w:t>
      </w:r>
    </w:p>
    <w:p w14:paraId="71767BD8" w14:textId="15D36DE8" w:rsidR="00F50649" w:rsidRDefault="1C00CDFC" w:rsidP="69FC747A">
      <w:pPr>
        <w:spacing w:before="11pt" w:after="11pt"/>
        <w:jc w:val="start"/>
      </w:pPr>
      <w:r>
        <w:t>I first evaluated models based on Recall@K, index size, and build time on 10,000 sweater samples (with multiple sweaters per sample used to compute vector averages). The metrics are presented in Table VI.</w:t>
      </w:r>
    </w:p>
    <w:p w14:paraId="55CC11C7" w14:textId="528C7CA0" w:rsidR="1C00CDFC" w:rsidRDefault="1E903BF8" w:rsidP="69FC747A">
      <w:pPr>
        <w:spacing w:before="11pt" w:after="11pt"/>
        <w:jc w:val="start"/>
        <w:rPr>
          <w:sz w:val="16"/>
          <w:szCs w:val="16"/>
        </w:rPr>
      </w:pPr>
      <w:r w:rsidRPr="1E903BF8">
        <w:rPr>
          <w:sz w:val="16"/>
          <w:szCs w:val="16"/>
        </w:rPr>
        <w:t>TABLE VI. ANN INDEX METRIC COMPARISON</w:t>
      </w:r>
    </w:p>
    <w:tbl>
      <w:tblPr>
        <w:tblW w:w="0pt" w:type="dxa"/>
        <w:tblLayout w:type="fixed"/>
        <w:tblLook w:firstRow="1" w:lastRow="0" w:firstColumn="1" w:lastColumn="0" w:noHBand="1" w:noVBand="1"/>
      </w:tblPr>
      <w:tblGrid>
        <w:gridCol w:w="1256"/>
        <w:gridCol w:w="1256"/>
        <w:gridCol w:w="1256"/>
        <w:gridCol w:w="1256"/>
      </w:tblGrid>
      <w:tr w:rsidR="69FC747A" w14:paraId="76C789C2" w14:textId="77777777" w:rsidTr="00F50649">
        <w:trPr>
          <w:trHeight w:val="3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81480D8" w14:textId="0D680E5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Model</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DF9DA3C" w14:textId="3DD109B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Build Time</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B1E437A" w14:textId="7B7010F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Build Size</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A85726E" w14:textId="690B9EF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Recall</w:t>
            </w:r>
          </w:p>
        </w:tc>
      </w:tr>
      <w:tr w:rsidR="69FC747A" w14:paraId="2AFA7019" w14:textId="77777777" w:rsidTr="00F50649">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6E7305C" w14:textId="486F93B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ANNOY</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9B6A2AE" w14:textId="53C449E3"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10.26</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A1E194A" w14:textId="34E3D750"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150.10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13AA3AD" w14:textId="7E8E702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0.9523</w:t>
            </w:r>
          </w:p>
        </w:tc>
      </w:tr>
      <w:tr w:rsidR="69FC747A" w14:paraId="3DF827C4" w14:textId="77777777" w:rsidTr="00F50649">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725624E" w14:textId="61E5445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FAISS-IP</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1E60C71" w14:textId="7842C0D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0.02</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3B45EE4" w14:textId="280A90E4"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77.23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0C9A71D" w14:textId="0CDE63BD"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0.9999</w:t>
            </w:r>
          </w:p>
        </w:tc>
      </w:tr>
      <w:tr w:rsidR="69FC747A" w14:paraId="374AD341" w14:textId="77777777" w:rsidTr="00F50649">
        <w:trPr>
          <w:trHeight w:val="62"/>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E1760F3" w14:textId="1CBFE67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FAISS-HSNW</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DB90B16" w14:textId="29EAF29A"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9.06</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5E09DDF" w14:textId="5D3B662C"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79.79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7F73F9A" w14:textId="5B69746F"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0.9836</w:t>
            </w:r>
          </w:p>
        </w:tc>
      </w:tr>
      <w:tr w:rsidR="69FC747A" w14:paraId="2F38014B" w14:textId="77777777" w:rsidTr="00F50649">
        <w:trPr>
          <w:trHeight w:val="12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A53E0F8" w14:textId="7FB2DDBE" w:rsidR="69FC747A" w:rsidRDefault="69FC747A" w:rsidP="00B54888">
            <w:pPr>
              <w:jc w:val="start"/>
              <w:rPr>
                <w:rFonts w:eastAsia="Times New Roman"/>
                <w:color w:val="000000" w:themeColor="text1"/>
                <w:sz w:val="16"/>
                <w:szCs w:val="16"/>
              </w:rPr>
            </w:pPr>
            <w:proofErr w:type="spellStart"/>
            <w:r w:rsidRPr="69FC747A">
              <w:rPr>
                <w:rFonts w:eastAsia="Times New Roman"/>
                <w:color w:val="000000" w:themeColor="text1"/>
                <w:sz w:val="16"/>
                <w:szCs w:val="16"/>
              </w:rPr>
              <w:t>HSNWlib</w:t>
            </w:r>
            <w:proofErr w:type="spellEnd"/>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74D23B7" w14:textId="160470B9"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5.12</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B140C8E" w14:textId="65E24DA7"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78.63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A61E7A0" w14:textId="3F3AA121"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0.9557</w:t>
            </w:r>
          </w:p>
        </w:tc>
      </w:tr>
      <w:tr w:rsidR="69FC747A" w14:paraId="70BE8FD1" w14:textId="77777777" w:rsidTr="00F50649">
        <w:trPr>
          <w:trHeight w:val="26"/>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76871C4" w14:textId="36FD41C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Voyager</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1A2EC72" w14:textId="44E44F36"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1.36</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6AEFF1C" w14:textId="108DA868"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78.33 MB</w:t>
            </w:r>
          </w:p>
        </w:tc>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370F42A" w14:textId="56D31C72" w:rsidR="69FC747A" w:rsidRDefault="69FC747A" w:rsidP="00B54888">
            <w:pPr>
              <w:jc w:val="start"/>
              <w:rPr>
                <w:rFonts w:eastAsia="Times New Roman"/>
                <w:color w:val="000000" w:themeColor="text1"/>
                <w:sz w:val="16"/>
                <w:szCs w:val="16"/>
              </w:rPr>
            </w:pPr>
            <w:r w:rsidRPr="69FC747A">
              <w:rPr>
                <w:rFonts w:eastAsia="Times New Roman"/>
                <w:color w:val="000000" w:themeColor="text1"/>
                <w:sz w:val="16"/>
                <w:szCs w:val="16"/>
              </w:rPr>
              <w:t>0.9255</w:t>
            </w:r>
          </w:p>
        </w:tc>
      </w:tr>
    </w:tbl>
    <w:p w14:paraId="1560DBB0" w14:textId="170254A8" w:rsidR="38E94A2C" w:rsidRDefault="38E94A2C" w:rsidP="69FC747A">
      <w:pPr>
        <w:spacing w:before="11pt" w:after="11pt"/>
        <w:jc w:val="start"/>
      </w:pPr>
      <w:r w:rsidRPr="69FC747A">
        <w:t>As a result, I chose to proceed with testing example sweaters knit from patterns on Ravelry from FAISS-IP and HSNWlib. I chose them because they had smaller build sizes and higher accuracy. However, when it came to real-life example testing using samples knit from patterns in my database, the results were not as accurate as hoped, and did not match the patterns. For the most part, every model gave roughly the same recommendations, as seen in Figure 3 and Figure 4.</w:t>
      </w:r>
    </w:p>
    <w:p w14:paraId="4A700DF2" w14:textId="372A4F73" w:rsidR="38E94A2C" w:rsidRDefault="38E94A2C" w:rsidP="69FC747A">
      <w:pPr>
        <w:jc w:val="start"/>
      </w:pPr>
      <w:r>
        <w:rPr>
          <w:noProof/>
        </w:rPr>
        <w:drawing>
          <wp:inline distT="0" distB="0" distL="0" distR="0" wp14:anchorId="55FA639A" wp14:editId="2839B90A">
            <wp:extent cx="3200400" cy="771525"/>
            <wp:effectExtent l="0" t="0" r="0" b="0"/>
            <wp:docPr id="160939750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261116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771525"/>
                    </a:xfrm>
                    <a:prstGeom prst="rect">
                      <a:avLst/>
                    </a:prstGeom>
                  </pic:spPr>
                </pic:pic>
              </a:graphicData>
            </a:graphic>
          </wp:inline>
        </w:drawing>
      </w:r>
      <w:r>
        <w:rPr>
          <w:noProof/>
        </w:rPr>
        <w:drawing>
          <wp:inline distT="0" distB="0" distL="0" distR="0" wp14:anchorId="0A761131" wp14:editId="0C014827">
            <wp:extent cx="3200400" cy="876300"/>
            <wp:effectExtent l="0" t="0" r="0" b="0"/>
            <wp:docPr id="106610849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6610849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876300"/>
                    </a:xfrm>
                    <a:prstGeom prst="rect">
                      <a:avLst/>
                    </a:prstGeom>
                  </pic:spPr>
                </pic:pic>
              </a:graphicData>
            </a:graphic>
          </wp:inline>
        </w:drawing>
      </w:r>
    </w:p>
    <w:p w14:paraId="2E64439E" w14:textId="1F77FBBA" w:rsidR="38E94A2C" w:rsidRDefault="38E94A2C" w:rsidP="69FC747A">
      <w:pPr>
        <w:jc w:val="start"/>
      </w:pPr>
      <w:r w:rsidRPr="0542464B">
        <w:rPr>
          <w:sz w:val="16"/>
          <w:szCs w:val="16"/>
        </w:rPr>
        <w:t>Fig. 3. FAISS-FLATIP recommendations</w:t>
      </w:r>
    </w:p>
    <w:p w14:paraId="3B334205" w14:textId="40D82EE9" w:rsidR="38E94A2C" w:rsidRDefault="38E94A2C" w:rsidP="0542464B">
      <w:pPr>
        <w:jc w:val="start"/>
      </w:pPr>
    </w:p>
    <w:p w14:paraId="703D3185" w14:textId="408C89B2" w:rsidR="69FC747A" w:rsidRDefault="00F50649" w:rsidP="69FC747A">
      <w:pPr>
        <w:jc w:val="start"/>
      </w:pPr>
      <w:r>
        <w:rPr>
          <w:rFonts w:ascii="Arial" w:hAnsi="Arial" w:cs="Arial"/>
          <w:noProof/>
          <w:color w:val="000000"/>
          <w:sz w:val="22"/>
          <w:szCs w:val="22"/>
          <w:bdr w:val="none" w:sz="0" w:space="0" w:color="auto" w:frame="1"/>
        </w:rPr>
        <w:drawing>
          <wp:inline distT="0" distB="0" distL="0" distR="0" wp14:anchorId="2E05E00D" wp14:editId="0A3E1D93">
            <wp:extent cx="3195955" cy="778510"/>
            <wp:effectExtent l="0" t="0" r="4445" b="0"/>
            <wp:docPr id="1458622937" name="Picture 1" descr="A collage of a person wearing a swe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8622937" name="Picture 1" descr="A collage of a person wearing a swea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5955" cy="778510"/>
                    </a:xfrm>
                    <a:prstGeom prst="rect">
                      <a:avLst/>
                    </a:prstGeom>
                    <a:noFill/>
                    <a:ln>
                      <a:noFill/>
                    </a:ln>
                  </pic:spPr>
                </pic:pic>
              </a:graphicData>
            </a:graphic>
          </wp:inline>
        </w:drawing>
      </w:r>
      <w:r>
        <w:rPr>
          <w:rFonts w:ascii="Arial" w:hAnsi="Arial" w:cs="Arial"/>
          <w:noProof/>
          <w:color w:val="000000"/>
          <w:sz w:val="22"/>
          <w:szCs w:val="22"/>
          <w:bdr w:val="none" w:sz="0" w:space="0" w:color="auto" w:frame="1"/>
        </w:rPr>
        <w:drawing>
          <wp:inline distT="0" distB="0" distL="0" distR="0" wp14:anchorId="6A8B3E77" wp14:editId="3273E6B4">
            <wp:extent cx="3195955" cy="883285"/>
            <wp:effectExtent l="0" t="0" r="4445" b="5715"/>
            <wp:docPr id="227513420" name="Picture 2" descr="A person in a swe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7513420" name="Picture 2" descr="A person in a swea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5955" cy="883285"/>
                    </a:xfrm>
                    <a:prstGeom prst="rect">
                      <a:avLst/>
                    </a:prstGeom>
                    <a:noFill/>
                    <a:ln>
                      <a:noFill/>
                    </a:ln>
                  </pic:spPr>
                </pic:pic>
              </a:graphicData>
            </a:graphic>
          </wp:inline>
        </w:drawing>
      </w:r>
    </w:p>
    <w:p w14:paraId="09083F5E" w14:textId="3931B7DD" w:rsidR="38E94A2C" w:rsidRDefault="38E94A2C" w:rsidP="69FC747A">
      <w:pPr>
        <w:jc w:val="start"/>
        <w:rPr>
          <w:rFonts w:eastAsia="Times New Roman"/>
          <w:color w:val="000000" w:themeColor="text1"/>
          <w:sz w:val="16"/>
          <w:szCs w:val="16"/>
        </w:rPr>
      </w:pPr>
      <w:r w:rsidRPr="69FC747A">
        <w:rPr>
          <w:rFonts w:eastAsia="Times New Roman"/>
          <w:color w:val="000000" w:themeColor="text1"/>
          <w:sz w:val="16"/>
          <w:szCs w:val="16"/>
        </w:rPr>
        <w:t>Fig. 4. HNSWlib recommendations</w:t>
      </w:r>
    </w:p>
    <w:p w14:paraId="13177B3F" w14:textId="1504308F" w:rsidR="69FC747A" w:rsidRDefault="69FC747A" w:rsidP="69FC747A">
      <w:pPr>
        <w:jc w:val="start"/>
      </w:pPr>
    </w:p>
    <w:p w14:paraId="192C0B43" w14:textId="75C44303" w:rsidR="69FC747A" w:rsidRDefault="41106DA1" w:rsidP="41106DA1">
      <w:pPr>
        <w:spacing w:line="12.95pt" w:lineRule="auto"/>
        <w:jc w:val="start"/>
      </w:pPr>
      <w:r>
        <w:t xml:space="preserve">While the </w:t>
      </w:r>
      <w:r w:rsidR="00415A18">
        <w:t>first</w:t>
      </w:r>
      <w:r>
        <w:t xml:space="preserve"> recommendation set looks better than the first, it's still too pose-based, so I decided to pivot to YOLO testing. Since recommendations are similar between the models, I will run final qualitative testing on one or two models (or models with different feature extraction methods).</w:t>
      </w:r>
    </w:p>
    <w:p w14:paraId="14517702" w14:textId="1954B589" w:rsidR="69FC747A" w:rsidRDefault="69FC747A" w:rsidP="69FC747A">
      <w:pPr>
        <w:pStyle w:val="ListParagraph"/>
        <w:spacing w:before="11pt" w:after="11pt" w:line="12.95pt" w:lineRule="auto"/>
        <w:ind w:start="0pt"/>
        <w:jc w:val="start"/>
        <w:rPr>
          <w:rFonts w:eastAsia="Times New Roman"/>
          <w:color w:val="000000" w:themeColor="text1"/>
        </w:rPr>
      </w:pPr>
    </w:p>
    <w:p w14:paraId="03F9303E" w14:textId="0D5CB918" w:rsidR="006343CC" w:rsidRPr="006B6B66" w:rsidRDefault="00507C5F" w:rsidP="001D7247">
      <w:pPr>
        <w:pStyle w:val="Heading1"/>
      </w:pPr>
      <w:r>
        <w:lastRenderedPageBreak/>
        <w:t>QUESTIONS/CONCERNS</w:t>
      </w:r>
    </w:p>
    <w:p w14:paraId="0E3A5129" w14:textId="2270B886" w:rsidR="00F50649" w:rsidRPr="00F50649" w:rsidRDefault="00F50649" w:rsidP="00F50649">
      <w:pPr>
        <w:pStyle w:val="Heading1"/>
        <w:numPr>
          <w:ilvl w:val="0"/>
          <w:numId w:val="61"/>
        </w:numPr>
        <w:jc w:val="start"/>
        <w:rPr>
          <w:smallCaps w:val="0"/>
          <w:noProof w:val="0"/>
        </w:rPr>
      </w:pPr>
      <w:r w:rsidRPr="00F50649">
        <w:rPr>
          <w:smallCaps w:val="0"/>
          <w:noProof w:val="0"/>
        </w:rPr>
        <w:t xml:space="preserve">In general, the classification models using </w:t>
      </w:r>
      <w:proofErr w:type="spellStart"/>
      <w:r w:rsidRPr="00F50649">
        <w:rPr>
          <w:smallCaps w:val="0"/>
          <w:noProof w:val="0"/>
        </w:rPr>
        <w:t>Ravelry's</w:t>
      </w:r>
      <w:proofErr w:type="spellEnd"/>
      <w:r w:rsidRPr="00F50649">
        <w:rPr>
          <w:smallCaps w:val="0"/>
          <w:noProof w:val="0"/>
        </w:rPr>
        <w:t xml:space="preserve"> tags are not meeting the standards I would prefer, so a change of course to focus on ANN algorithms is necessary. Is it OK to shift entirely to that and abandon further evaluation of classification? I'm concerned about time here. </w:t>
      </w:r>
    </w:p>
    <w:p w14:paraId="6E483928" w14:textId="1D211854" w:rsidR="00F50649" w:rsidRPr="00F50649" w:rsidRDefault="00F50649" w:rsidP="00F50649">
      <w:pPr>
        <w:pStyle w:val="Heading1"/>
        <w:numPr>
          <w:ilvl w:val="0"/>
          <w:numId w:val="61"/>
        </w:numPr>
        <w:jc w:val="start"/>
        <w:rPr>
          <w:smallCaps w:val="0"/>
          <w:noProof w:val="0"/>
        </w:rPr>
      </w:pPr>
      <w:r w:rsidRPr="00F50649">
        <w:rPr>
          <w:smallCaps w:val="0"/>
          <w:noProof w:val="0"/>
        </w:rPr>
        <w:t xml:space="preserve">I'm also concerned </w:t>
      </w:r>
      <w:r w:rsidR="00B54888">
        <w:rPr>
          <w:smallCaps w:val="0"/>
          <w:noProof w:val="0"/>
        </w:rPr>
        <w:t xml:space="preserve">that </w:t>
      </w:r>
      <w:r w:rsidRPr="00F50649">
        <w:rPr>
          <w:smallCaps w:val="0"/>
          <w:noProof w:val="0"/>
        </w:rPr>
        <w:t>none of the algorithms will perform well</w:t>
      </w:r>
      <w:r w:rsidR="00B54888">
        <w:rPr>
          <w:smallCaps w:val="0"/>
          <w:noProof w:val="0"/>
        </w:rPr>
        <w:t>—</w:t>
      </w:r>
      <w:r w:rsidRPr="00F50649">
        <w:rPr>
          <w:smallCaps w:val="0"/>
          <w:noProof w:val="0"/>
        </w:rPr>
        <w:t xml:space="preserve">is that OK </w:t>
      </w:r>
      <w:r w:rsidR="00F90007">
        <w:rPr>
          <w:smallCaps w:val="0"/>
          <w:noProof w:val="0"/>
        </w:rPr>
        <w:t>fo</w:t>
      </w:r>
      <w:r w:rsidRPr="00F50649">
        <w:rPr>
          <w:smallCaps w:val="0"/>
          <w:noProof w:val="0"/>
        </w:rPr>
        <w:t>r my final paper and presentation?</w:t>
      </w:r>
    </w:p>
    <w:p w14:paraId="63C59443" w14:textId="1CC576F8" w:rsidR="00F50649" w:rsidRPr="00F50649" w:rsidRDefault="00F50649" w:rsidP="00F50649">
      <w:pPr>
        <w:pStyle w:val="Heading1"/>
        <w:numPr>
          <w:ilvl w:val="0"/>
          <w:numId w:val="61"/>
        </w:numPr>
        <w:jc w:val="start"/>
        <w:rPr>
          <w:smallCaps w:val="0"/>
          <w:noProof w:val="0"/>
        </w:rPr>
      </w:pPr>
      <w:r w:rsidRPr="00F50649">
        <w:rPr>
          <w:smallCaps w:val="0"/>
          <w:noProof w:val="0"/>
        </w:rPr>
        <w:t xml:space="preserve">For the </w:t>
      </w:r>
      <w:del w:id="83" w:author="Kristen Vinh" w:date="2025-10-30T11:21:00Z" w16du:dateUtc="2025-10-30T15:21:00Z">
        <w:r w:rsidRPr="00F50649" w:rsidDel="00D256D6">
          <w:rPr>
            <w:smallCaps w:val="0"/>
            <w:noProof w:val="0"/>
          </w:rPr>
          <w:delText>Level</w:delText>
        </w:r>
      </w:del>
      <w:ins w:id="84" w:author="Kristen Vinh" w:date="2025-10-30T11:21:00Z" w16du:dateUtc="2025-10-30T15:21:00Z">
        <w:r w:rsidR="00D256D6">
          <w:rPr>
            <w:smallCaps w:val="0"/>
            <w:noProof w:val="0"/>
          </w:rPr>
          <w:t>Level</w:t>
        </w:r>
      </w:ins>
      <w:r w:rsidRPr="00F50649">
        <w:rPr>
          <w:smallCaps w:val="0"/>
          <w:noProof w:val="0"/>
        </w:rPr>
        <w:t xml:space="preserve"> 2 classification tasks (colorwork and circular yoke), the performance difference between a hierarchical classification approach (e.g., training separate models for pullovers and cardigans) and a single model trained on all sweaters was relatively small, as noted above. I've opted for the more straightforward, non-hierarchical approach for this portion. There will still be some hierarchy (colorwork type depends on it being multi-color). Is that the right decision to make if I proceed with a hierarchical classification model after ANN testing?</w:t>
      </w:r>
    </w:p>
    <w:p w14:paraId="2DD5BB5D" w14:textId="1449BA46" w:rsidR="00F50649" w:rsidRPr="00F50649" w:rsidRDefault="1E903BF8" w:rsidP="00D217FB">
      <w:pPr>
        <w:pStyle w:val="ListParagraph"/>
        <w:numPr>
          <w:ilvl w:val="0"/>
          <w:numId w:val="61"/>
        </w:numPr>
        <w:jc w:val="start"/>
      </w:pPr>
      <w:r>
        <w:t>What's the best way to run a qualitative analysis on the test data pulled from Reddit</w:t>
      </w:r>
      <w:del w:id="85" w:author="Guest User" w:date="2025-10-30T15:14:00Z">
        <w:r w:rsidR="00F50649" w:rsidDel="1E903BF8">
          <w:delText>,</w:delText>
        </w:r>
      </w:del>
      <w:r>
        <w:t xml:space="preserve"> since it's somewhat subjective? Ideally, I would have multiple people judge it, but that's </w:t>
      </w:r>
      <w:r w:rsidR="0F49AC39">
        <w:t>not really possible given the project's</w:t>
      </w:r>
      <w:r>
        <w:t xml:space="preserve"> completion date of December 8. I've started outlining a process above</w:t>
      </w:r>
      <w:del w:id="86" w:author="Guest User" w:date="2025-10-30T15:14:00Z">
        <w:r w:rsidR="00F50649" w:rsidDel="1E903BF8">
          <w:delText>,</w:delText>
        </w:r>
      </w:del>
      <w:r>
        <w:t xml:space="preserve"> but would appreciate advice. </w:t>
      </w:r>
    </w:p>
    <w:p w14:paraId="12FD81DE" w14:textId="14BEBBA3" w:rsidR="00F50649" w:rsidRDefault="00507C5F" w:rsidP="000570A3">
      <w:pPr>
        <w:pStyle w:val="Heading1"/>
      </w:pPr>
      <w:r>
        <w:t>NEXT STEPS</w:t>
      </w:r>
      <w:r w:rsidR="00F50649" w:rsidRPr="00996493">
        <w:rPr>
          <w:rFonts w:eastAsia="Times New Roman"/>
        </w:rPr>
        <w:br/>
      </w:r>
    </w:p>
    <w:p w14:paraId="295782A8" w14:textId="0749A4D8" w:rsidR="000570A3" w:rsidRPr="000570A3" w:rsidRDefault="000570A3" w:rsidP="000570A3">
      <w:pPr>
        <w:jc w:val="start"/>
      </w:pPr>
      <w:r>
        <w:t xml:space="preserve">I expect </w:t>
      </w:r>
      <w:r w:rsidR="001F5820">
        <w:t xml:space="preserve">to </w:t>
      </w:r>
      <w:r>
        <w:t>get through steps 1-3 before the next capstone check-in is due</w:t>
      </w:r>
      <w:r w:rsidR="001F5820">
        <w:t>;</w:t>
      </w:r>
      <w:r>
        <w:t xml:space="preserve"> step 4 is the final step in this project. </w:t>
      </w:r>
    </w:p>
    <w:p w14:paraId="226BD979" w14:textId="5A8D56C4" w:rsidR="00F50649" w:rsidRPr="00F50649" w:rsidRDefault="366EE85B" w:rsidP="00F50649">
      <w:pPr>
        <w:numPr>
          <w:ilvl w:val="0"/>
          <w:numId w:val="62"/>
        </w:numPr>
        <w:jc w:val="start"/>
        <w:textAlignment w:val="baseline"/>
        <w:rPr>
          <w:rFonts w:eastAsia="Times New Roman"/>
          <w:color w:val="000000"/>
        </w:rPr>
      </w:pPr>
      <w:r w:rsidRPr="366EE85B">
        <w:rPr>
          <w:rFonts w:eastAsia="Times New Roman"/>
          <w:color w:val="000000" w:themeColor="text1"/>
        </w:rPr>
        <w:t>Continue to download testing data.</w:t>
      </w:r>
    </w:p>
    <w:p w14:paraId="165E2D22" w14:textId="77EC4CE9" w:rsidR="366EE85B" w:rsidRDefault="366EE85B" w:rsidP="00B81C7B">
      <w:pPr>
        <w:numPr>
          <w:ilvl w:val="1"/>
          <w:numId w:val="63"/>
        </w:numPr>
        <w:ind w:start="36pt" w:hanging="18pt"/>
        <w:jc w:val="start"/>
        <w:rPr>
          <w:rFonts w:eastAsia="Times New Roman"/>
          <w:color w:val="000000" w:themeColor="text1"/>
        </w:rPr>
        <w:pPrChange w:id="87" w:author="Kristen Vinh" w:date="2025-10-30T11:44:00Z" w16du:dateUtc="2025-10-30T15:44:00Z">
          <w:pPr>
            <w:numPr>
              <w:ilvl w:val="1"/>
              <w:numId w:val="63"/>
            </w:numPr>
            <w:ind w:start="72pt"/>
            <w:jc w:val="start"/>
          </w:pPr>
        </w:pPrChange>
      </w:pPr>
      <w:r w:rsidRPr="366EE85B">
        <w:rPr>
          <w:rFonts w:eastAsia="Times New Roman"/>
          <w:color w:val="000000" w:themeColor="text1"/>
        </w:rPr>
        <w:t>To date, I have about 50 samples needed from Reddit for testing the front-end of this project. </w:t>
      </w:r>
    </w:p>
    <w:p w14:paraId="7CDEA1A8" w14:textId="5E6A1DEA" w:rsidR="366EE85B" w:rsidRDefault="366EE85B">
      <w:pPr>
        <w:numPr>
          <w:ilvl w:val="1"/>
          <w:numId w:val="63"/>
        </w:numPr>
        <w:ind w:start="36pt" w:hanging="18pt"/>
        <w:jc w:val="start"/>
        <w:rPr>
          <w:rFonts w:eastAsia="Times New Roman"/>
          <w:color w:val="000000" w:themeColor="text1"/>
        </w:rPr>
        <w:pPrChange w:id="88" w:author="Kristen Vinh" w:date="2025-10-30T11:22:00Z" w16du:dateUtc="2025-10-30T15:22:00Z">
          <w:pPr>
            <w:numPr>
              <w:ilvl w:val="1"/>
              <w:numId w:val="63"/>
            </w:numPr>
            <w:ind w:start="72pt"/>
            <w:jc w:val="start"/>
          </w:pPr>
        </w:pPrChange>
      </w:pPr>
      <w:r w:rsidRPr="366EE85B">
        <w:rPr>
          <w:rFonts w:eastAsia="Times New Roman"/>
          <w:color w:val="000000" w:themeColor="text1"/>
        </w:rPr>
        <w:t>Download samples of sweaters knit from patterns for evaluation step 3 part 1 (25 samples of pullovers, 25 samples of cardigans, selected randomly).</w:t>
      </w:r>
    </w:p>
    <w:p w14:paraId="55BE527E" w14:textId="77777777" w:rsidR="00B54888" w:rsidRPr="00F50649" w:rsidRDefault="00B54888" w:rsidP="00B54888">
      <w:pPr>
        <w:ind w:start="72pt"/>
        <w:jc w:val="start"/>
        <w:textAlignment w:val="baseline"/>
        <w:rPr>
          <w:rFonts w:eastAsia="Times New Roman"/>
          <w:color w:val="000000"/>
        </w:rPr>
      </w:pPr>
    </w:p>
    <w:p w14:paraId="297390FD" w14:textId="021B7690" w:rsidR="00F50649" w:rsidRPr="00F50649" w:rsidRDefault="00F50649" w:rsidP="00F50649">
      <w:pPr>
        <w:numPr>
          <w:ilvl w:val="0"/>
          <w:numId w:val="62"/>
        </w:numPr>
        <w:jc w:val="start"/>
        <w:textAlignment w:val="baseline"/>
        <w:rPr>
          <w:rFonts w:eastAsia="Times New Roman"/>
          <w:color w:val="000000"/>
        </w:rPr>
      </w:pPr>
      <w:r w:rsidRPr="00F50649">
        <w:rPr>
          <w:rFonts w:eastAsia="Times New Roman"/>
          <w:color w:val="000000"/>
        </w:rPr>
        <w:t xml:space="preserve">Continue to </w:t>
      </w:r>
      <w:r w:rsidR="00B54888">
        <w:rPr>
          <w:rFonts w:eastAsia="Times New Roman"/>
          <w:color w:val="000000"/>
        </w:rPr>
        <w:t>i</w:t>
      </w:r>
      <w:r w:rsidRPr="00F50649">
        <w:rPr>
          <w:rFonts w:eastAsia="Times New Roman"/>
          <w:color w:val="000000"/>
        </w:rPr>
        <w:t xml:space="preserve">nvestigate </w:t>
      </w:r>
      <w:r w:rsidR="00B54888">
        <w:rPr>
          <w:rFonts w:eastAsia="Times New Roman"/>
          <w:color w:val="000000"/>
        </w:rPr>
        <w:t>m</w:t>
      </w:r>
      <w:r w:rsidRPr="00F50649">
        <w:rPr>
          <w:rFonts w:eastAsia="Times New Roman"/>
          <w:color w:val="000000"/>
        </w:rPr>
        <w:t xml:space="preserve">ethods to </w:t>
      </w:r>
      <w:r w:rsidR="00B54888">
        <w:rPr>
          <w:rFonts w:eastAsia="Times New Roman"/>
          <w:color w:val="000000"/>
        </w:rPr>
        <w:t>i</w:t>
      </w:r>
      <w:r w:rsidRPr="00F50649">
        <w:rPr>
          <w:rFonts w:eastAsia="Times New Roman"/>
          <w:color w:val="000000"/>
        </w:rPr>
        <w:t>mprove ANNs</w:t>
      </w:r>
      <w:r w:rsidR="00996493">
        <w:rPr>
          <w:rFonts w:eastAsia="Times New Roman"/>
          <w:color w:val="000000"/>
        </w:rPr>
        <w:t>, such as:</w:t>
      </w:r>
    </w:p>
    <w:p w14:paraId="7A5BE1E3" w14:textId="796BCCAF" w:rsidR="00996493" w:rsidRDefault="00996493">
      <w:pPr>
        <w:numPr>
          <w:ilvl w:val="1"/>
          <w:numId w:val="65"/>
        </w:numPr>
        <w:ind w:start="36pt" w:hanging="18pt"/>
        <w:jc w:val="start"/>
        <w:textAlignment w:val="baseline"/>
        <w:rPr>
          <w:rFonts w:eastAsia="Times New Roman"/>
          <w:color w:val="000000"/>
        </w:rPr>
        <w:pPrChange w:id="89" w:author="Kristen Vinh" w:date="2025-10-30T11:23:00Z" w16du:dateUtc="2025-10-30T15:23:00Z">
          <w:pPr>
            <w:numPr>
              <w:ilvl w:val="1"/>
              <w:numId w:val="65"/>
            </w:numPr>
            <w:ind w:start="72pt" w:hanging="18pt"/>
            <w:jc w:val="start"/>
            <w:textAlignment w:val="baseline"/>
          </w:pPr>
        </w:pPrChange>
      </w:pPr>
      <w:r>
        <w:rPr>
          <w:rFonts w:eastAsia="Times New Roman"/>
          <w:color w:val="000000"/>
        </w:rPr>
        <w:t>Use</w:t>
      </w:r>
      <w:r w:rsidR="004B1A14">
        <w:rPr>
          <w:rFonts w:eastAsia="Times New Roman"/>
          <w:color w:val="000000"/>
        </w:rPr>
        <w:t xml:space="preserve"> various</w:t>
      </w:r>
      <w:r>
        <w:rPr>
          <w:rFonts w:eastAsia="Times New Roman"/>
          <w:color w:val="000000"/>
        </w:rPr>
        <w:t xml:space="preserve"> YOLO </w:t>
      </w:r>
      <w:r w:rsidR="004B1A14">
        <w:rPr>
          <w:rFonts w:eastAsia="Times New Roman"/>
          <w:color w:val="000000"/>
        </w:rPr>
        <w:t xml:space="preserve">models </w:t>
      </w:r>
      <w:r w:rsidR="00B54888">
        <w:rPr>
          <w:rFonts w:eastAsia="Times New Roman"/>
          <w:color w:val="000000"/>
        </w:rPr>
        <w:t>to detect people, crop the sweater, and</w:t>
      </w:r>
      <w:r>
        <w:rPr>
          <w:rFonts w:eastAsia="Times New Roman"/>
          <w:color w:val="000000"/>
        </w:rPr>
        <w:t xml:space="preserve"> remove </w:t>
      </w:r>
      <w:r w:rsidR="00B54888">
        <w:rPr>
          <w:rFonts w:eastAsia="Times New Roman"/>
          <w:color w:val="000000"/>
        </w:rPr>
        <w:t xml:space="preserve">the </w:t>
      </w:r>
      <w:r>
        <w:rPr>
          <w:rFonts w:eastAsia="Times New Roman"/>
          <w:color w:val="000000"/>
        </w:rPr>
        <w:t>background.</w:t>
      </w:r>
    </w:p>
    <w:p w14:paraId="70E6EE26" w14:textId="424622FA" w:rsidR="00B54888" w:rsidRPr="00F50649" w:rsidRDefault="3DA4F880">
      <w:pPr>
        <w:numPr>
          <w:ilvl w:val="1"/>
          <w:numId w:val="65"/>
        </w:numPr>
        <w:ind w:start="36pt" w:hanging="18pt"/>
        <w:jc w:val="start"/>
        <w:textAlignment w:val="baseline"/>
        <w:rPr>
          <w:rFonts w:eastAsia="Times New Roman"/>
          <w:color w:val="000000"/>
        </w:rPr>
        <w:pPrChange w:id="90" w:author="Kristen Vinh" w:date="2025-10-30T11:23:00Z" w16du:dateUtc="2025-10-30T15:23:00Z">
          <w:pPr>
            <w:numPr>
              <w:ilvl w:val="1"/>
              <w:numId w:val="65"/>
            </w:numPr>
            <w:ind w:start="72pt"/>
            <w:jc w:val="start"/>
            <w:textAlignment w:val="baseline"/>
          </w:pPr>
        </w:pPrChange>
      </w:pPr>
      <w:r w:rsidRPr="1E903BF8">
        <w:rPr>
          <w:rFonts w:eastAsia="Times New Roman"/>
          <w:color w:val="000000" w:themeColor="text1"/>
        </w:rPr>
        <w:t>Test different feature extraction methods, such as “CLIP,” a multimodal vision-and-language model from OpenAI [3].</w:t>
      </w:r>
    </w:p>
    <w:p w14:paraId="6E58044E" w14:textId="3B714DC0" w:rsidR="366EE85B" w:rsidRDefault="366EE85B" w:rsidP="366EE85B">
      <w:pPr>
        <w:ind w:start="72pt"/>
        <w:jc w:val="start"/>
        <w:rPr>
          <w:rFonts w:eastAsia="Times New Roman"/>
          <w:color w:val="000000" w:themeColor="text1"/>
        </w:rPr>
      </w:pPr>
    </w:p>
    <w:p w14:paraId="106E34B3" w14:textId="3E1E0D0A" w:rsidR="00B54888" w:rsidRPr="00F50649" w:rsidRDefault="00F50649" w:rsidP="00B54888">
      <w:pPr>
        <w:numPr>
          <w:ilvl w:val="0"/>
          <w:numId w:val="62"/>
        </w:numPr>
        <w:jc w:val="start"/>
        <w:textAlignment w:val="baseline"/>
        <w:rPr>
          <w:rFonts w:eastAsia="Times New Roman"/>
          <w:color w:val="000000"/>
        </w:rPr>
      </w:pPr>
      <w:r w:rsidRPr="00F50649">
        <w:rPr>
          <w:rFonts w:eastAsia="Times New Roman"/>
          <w:color w:val="000000"/>
        </w:rPr>
        <w:t xml:space="preserve">Final </w:t>
      </w:r>
      <w:r w:rsidR="00B54888">
        <w:rPr>
          <w:rFonts w:eastAsia="Times New Roman"/>
          <w:color w:val="000000"/>
        </w:rPr>
        <w:t>e</w:t>
      </w:r>
      <w:r w:rsidRPr="00F50649">
        <w:rPr>
          <w:rFonts w:eastAsia="Times New Roman"/>
          <w:color w:val="000000"/>
        </w:rPr>
        <w:t>valuation of top-performing ANN</w:t>
      </w:r>
      <w:r w:rsidR="00B54888">
        <w:rPr>
          <w:rFonts w:eastAsia="Times New Roman"/>
          <w:color w:val="000000"/>
        </w:rPr>
        <w:t>s</w:t>
      </w:r>
      <w:r w:rsidRPr="00F50649">
        <w:rPr>
          <w:rFonts w:eastAsia="Times New Roman"/>
          <w:color w:val="000000"/>
        </w:rPr>
        <w:t>:</w:t>
      </w:r>
      <w:r w:rsidR="00B54888">
        <w:rPr>
          <w:rFonts w:eastAsia="Times New Roman"/>
          <w:color w:val="000000"/>
        </w:rPr>
        <w:t xml:space="preserve"> This could be on different indexes, or different versions of the indexes (YOLO object detection using ResNet50 vs CLIP), especially since </w:t>
      </w:r>
      <w:r w:rsidR="004B1A14">
        <w:rPr>
          <w:rFonts w:eastAsia="Times New Roman"/>
          <w:color w:val="000000"/>
        </w:rPr>
        <w:t xml:space="preserve">the </w:t>
      </w:r>
      <w:r w:rsidR="00B54888">
        <w:rPr>
          <w:rFonts w:eastAsia="Times New Roman"/>
          <w:color w:val="000000"/>
        </w:rPr>
        <w:t xml:space="preserve">indexes all seemed to perform similarly: </w:t>
      </w:r>
    </w:p>
    <w:p w14:paraId="23033885" w14:textId="64C76427" w:rsidR="004602E5" w:rsidRDefault="004602E5">
      <w:pPr>
        <w:numPr>
          <w:ilvl w:val="1"/>
          <w:numId w:val="69"/>
        </w:numPr>
        <w:ind w:start="54pt" w:hanging="18pt"/>
        <w:jc w:val="start"/>
        <w:textAlignment w:val="baseline"/>
        <w:rPr>
          <w:rFonts w:eastAsia="Times New Roman"/>
          <w:color w:val="000000"/>
        </w:rPr>
        <w:pPrChange w:id="91" w:author="Kristen Vinh" w:date="2025-10-30T11:23:00Z" w16du:dateUtc="2025-10-30T15:23:00Z">
          <w:pPr>
            <w:numPr>
              <w:ilvl w:val="1"/>
              <w:numId w:val="69"/>
            </w:numPr>
            <w:ind w:start="72pt" w:hanging="18pt"/>
            <w:jc w:val="start"/>
            <w:textAlignment w:val="baseline"/>
          </w:pPr>
        </w:pPrChange>
      </w:pPr>
      <w:r>
        <w:rPr>
          <w:rFonts w:eastAsia="Times New Roman"/>
          <w:color w:val="000000"/>
        </w:rPr>
        <w:t>Get base metrics, including index size, recall, and build time.</w:t>
      </w:r>
    </w:p>
    <w:p w14:paraId="437CB8E0" w14:textId="6FB8E3AC" w:rsidR="00F50649" w:rsidRPr="00B81C7B" w:rsidDel="00B81C7B" w:rsidRDefault="00F50649" w:rsidP="00B81C7B">
      <w:pPr>
        <w:numPr>
          <w:ilvl w:val="1"/>
          <w:numId w:val="69"/>
        </w:numPr>
        <w:ind w:start="54pt" w:hanging="18pt"/>
        <w:jc w:val="start"/>
        <w:textAlignment w:val="baseline"/>
        <w:rPr>
          <w:del w:id="92" w:author="Kristen Vinh" w:date="2025-10-30T11:44:00Z" w16du:dateUtc="2025-10-30T15:44:00Z"/>
          <w:rFonts w:eastAsia="Times New Roman"/>
          <w:color w:val="000000"/>
          <w:rPrChange w:id="93" w:author="Kristen Vinh" w:date="2025-10-30T11:44:00Z" w16du:dateUtc="2025-10-30T15:44:00Z">
            <w:rPr>
              <w:del w:id="94" w:author="Kristen Vinh" w:date="2025-10-30T11:44:00Z" w16du:dateUtc="2025-10-30T15:44:00Z"/>
              <w:rFonts w:eastAsia="Times New Roman"/>
              <w:color w:val="000000" w:themeColor="text1"/>
            </w:rPr>
          </w:rPrChange>
        </w:rPr>
      </w:pPr>
      <w:r w:rsidRPr="00F50649">
        <w:rPr>
          <w:rFonts w:eastAsia="Times New Roman"/>
          <w:color w:val="000000"/>
        </w:rPr>
        <w:t>Test sweaters knit from patterns in the database and verify that the recommendations match the pattern they were knit from (similar to the test in</w:t>
      </w:r>
      <w:r w:rsidRPr="00F50649">
        <w:rPr>
          <w:rFonts w:eastAsia="Times New Roman"/>
          <w:i/>
          <w:iCs/>
          <w:color w:val="000000"/>
        </w:rPr>
        <w:t xml:space="preserve"> </w:t>
      </w:r>
      <w:r w:rsidRPr="00F50649">
        <w:rPr>
          <w:rFonts w:eastAsia="Times New Roman"/>
          <w:color w:val="000000"/>
        </w:rPr>
        <w:t>the</w:t>
      </w:r>
      <w:r w:rsidRPr="00F50649">
        <w:rPr>
          <w:rFonts w:eastAsia="Times New Roman"/>
          <w:i/>
          <w:iCs/>
          <w:color w:val="000000"/>
        </w:rPr>
        <w:t xml:space="preserve"> ANNOY Algorithm Testing </w:t>
      </w:r>
      <w:r w:rsidRPr="00F50649">
        <w:rPr>
          <w:rFonts w:eastAsia="Times New Roman"/>
          <w:color w:val="000000"/>
        </w:rPr>
        <w:t xml:space="preserve">section) or something similar. </w:t>
      </w:r>
    </w:p>
    <w:p w14:paraId="39A799D7" w14:textId="77777777" w:rsidR="00B81C7B" w:rsidRPr="00F50649" w:rsidRDefault="00B81C7B">
      <w:pPr>
        <w:numPr>
          <w:ilvl w:val="1"/>
          <w:numId w:val="69"/>
        </w:numPr>
        <w:ind w:start="54pt" w:hanging="18pt"/>
        <w:jc w:val="start"/>
        <w:textAlignment w:val="baseline"/>
        <w:rPr>
          <w:ins w:id="95" w:author="Kristen Vinh" w:date="2025-10-30T11:44:00Z" w16du:dateUtc="2025-10-30T15:44:00Z"/>
          <w:rFonts w:eastAsia="Times New Roman"/>
          <w:color w:val="000000"/>
        </w:rPr>
        <w:pPrChange w:id="96" w:author="Kristen Vinh" w:date="2025-10-30T11:23:00Z" w16du:dateUtc="2025-10-30T15:23:00Z">
          <w:pPr>
            <w:numPr>
              <w:ilvl w:val="1"/>
              <w:numId w:val="69"/>
            </w:numPr>
            <w:ind w:start="72pt" w:hanging="18pt"/>
            <w:jc w:val="start"/>
            <w:textAlignment w:val="baseline"/>
          </w:pPr>
        </w:pPrChange>
      </w:pPr>
    </w:p>
    <w:p w14:paraId="22CD3F52" w14:textId="7D6EF0BD" w:rsidR="00F50649" w:rsidRPr="00B81C7B" w:rsidDel="00B81C7B" w:rsidRDefault="366EE85B" w:rsidP="00B81C7B">
      <w:pPr>
        <w:numPr>
          <w:ilvl w:val="1"/>
          <w:numId w:val="69"/>
        </w:numPr>
        <w:ind w:start="54pt" w:hanging="18pt"/>
        <w:jc w:val="start"/>
        <w:textAlignment w:val="baseline"/>
        <w:rPr>
          <w:del w:id="97" w:author="Kristen Vinh" w:date="2025-10-30T11:44:00Z" w16du:dateUtc="2025-10-30T15:44:00Z"/>
          <w:rFonts w:eastAsia="Times New Roman"/>
          <w:color w:val="000000"/>
          <w:rPrChange w:id="98" w:author="Kristen Vinh" w:date="2025-10-30T11:44:00Z" w16du:dateUtc="2025-10-30T15:44:00Z">
            <w:rPr>
              <w:del w:id="99" w:author="Kristen Vinh" w:date="2025-10-30T11:44:00Z" w16du:dateUtc="2025-10-30T15:44:00Z"/>
              <w:rFonts w:eastAsia="Times New Roman"/>
              <w:color w:val="000000" w:themeColor="text1"/>
            </w:rPr>
          </w:rPrChange>
        </w:rPr>
      </w:pPr>
      <w:r w:rsidRPr="00B81C7B">
        <w:rPr>
          <w:rFonts w:eastAsia="Times New Roman"/>
          <w:color w:val="000000" w:themeColor="text1"/>
        </w:rPr>
        <w:t>Tests on “in-the-wild” data from Reddit. These will be scored qualitatively: Does the test sample have the same pattern type (cardigan vs. pullover), construction (same sleeves, neck, collar), and the same attributes (colorwork, cables, lacework, etc.)? Likely only on the highest performing models.</w:t>
      </w:r>
    </w:p>
    <w:p w14:paraId="7EAA9081" w14:textId="77777777" w:rsidR="00B81C7B" w:rsidRPr="00B81C7B" w:rsidRDefault="00B81C7B" w:rsidP="00B81C7B">
      <w:pPr>
        <w:numPr>
          <w:ilvl w:val="1"/>
          <w:numId w:val="69"/>
        </w:numPr>
        <w:ind w:start="54pt" w:hanging="18pt"/>
        <w:jc w:val="start"/>
        <w:textAlignment w:val="baseline"/>
        <w:rPr>
          <w:ins w:id="100" w:author="Kristen Vinh" w:date="2025-10-30T11:44:00Z" w16du:dateUtc="2025-10-30T15:44:00Z"/>
          <w:rFonts w:eastAsia="Times New Roman"/>
          <w:color w:val="000000"/>
        </w:rPr>
        <w:pPrChange w:id="101" w:author="Kristen Vinh" w:date="2025-10-30T11:44:00Z" w16du:dateUtc="2025-10-30T15:44:00Z">
          <w:pPr>
            <w:numPr>
              <w:ilvl w:val="1"/>
              <w:numId w:val="70"/>
            </w:numPr>
            <w:ind w:start="72pt"/>
            <w:jc w:val="start"/>
            <w:textAlignment w:val="baseline"/>
          </w:pPr>
        </w:pPrChange>
      </w:pPr>
    </w:p>
    <w:p w14:paraId="3702ED61" w14:textId="69DDD1C5" w:rsidR="00F50649" w:rsidRPr="00B81C7B" w:rsidDel="00B81C7B" w:rsidRDefault="1E903BF8" w:rsidP="00B81C7B">
      <w:pPr>
        <w:numPr>
          <w:ilvl w:val="1"/>
          <w:numId w:val="69"/>
        </w:numPr>
        <w:ind w:start="54pt" w:hanging="18pt"/>
        <w:jc w:val="start"/>
        <w:textAlignment w:val="baseline"/>
        <w:rPr>
          <w:del w:id="102" w:author="Kristen Vinh" w:date="2025-10-30T11:44:00Z" w16du:dateUtc="2025-10-30T15:44:00Z"/>
          <w:rFonts w:eastAsia="Times New Roman"/>
          <w:color w:val="000000"/>
          <w:rPrChange w:id="103" w:author="Kristen Vinh" w:date="2025-10-30T11:44:00Z" w16du:dateUtc="2025-10-30T15:44:00Z">
            <w:rPr>
              <w:del w:id="104" w:author="Kristen Vinh" w:date="2025-10-30T11:44:00Z" w16du:dateUtc="2025-10-30T15:44:00Z"/>
              <w:rFonts w:eastAsia="Times New Roman"/>
              <w:color w:val="000000" w:themeColor="text1"/>
            </w:rPr>
          </w:rPrChange>
        </w:rPr>
      </w:pPr>
      <w:commentRangeStart w:id="105"/>
      <w:proofErr w:type="spellStart"/>
      <w:r w:rsidRPr="00B81C7B">
        <w:rPr>
          <w:rFonts w:eastAsia="Times New Roman"/>
          <w:color w:val="000000" w:themeColor="text1"/>
        </w:rPr>
        <w:t>App</w:t>
      </w:r>
      <w:ins w:id="106" w:author="Kristen Vinh [2]" w:date="2025-10-30T15:19:00Z">
        <w:r w:rsidRPr="00B81C7B">
          <w:rPr>
            <w:rFonts w:eastAsia="Times New Roman"/>
            <w:color w:val="000000" w:themeColor="text1"/>
          </w:rPr>
          <w:t>l</w:t>
        </w:r>
      </w:ins>
      <w:del w:id="107" w:author="Kristen Vinh [2]" w:date="2025-10-30T15:19:00Z">
        <w:r w:rsidR="00F50649" w:rsidRPr="00B81C7B" w:rsidDel="1E903BF8">
          <w:rPr>
            <w:rFonts w:eastAsia="Times New Roman"/>
            <w:color w:val="000000" w:themeColor="text1"/>
          </w:rPr>
          <w:delText>l</w:delText>
        </w:r>
      </w:del>
      <w:r w:rsidRPr="00B81C7B">
        <w:rPr>
          <w:rFonts w:eastAsia="Times New Roman"/>
          <w:color w:val="000000" w:themeColor="text1"/>
        </w:rPr>
        <w:t>y</w:t>
      </w:r>
      <w:proofErr w:type="spellEnd"/>
      <w:r w:rsidRPr="00B81C7B">
        <w:rPr>
          <w:rFonts w:eastAsia="Times New Roman"/>
          <w:color w:val="000000" w:themeColor="text1"/>
        </w:rPr>
        <w:t xml:space="preserve"> Grad-CAM to the highest-performing models and ensure they use relevant features for recommendations.</w:t>
      </w:r>
    </w:p>
    <w:p w14:paraId="170FEA54" w14:textId="77777777" w:rsidR="00B81C7B" w:rsidRPr="00B81C7B" w:rsidRDefault="00B81C7B" w:rsidP="00B81C7B">
      <w:pPr>
        <w:numPr>
          <w:ilvl w:val="1"/>
          <w:numId w:val="69"/>
        </w:numPr>
        <w:ind w:start="54pt" w:hanging="18pt"/>
        <w:jc w:val="start"/>
        <w:textAlignment w:val="baseline"/>
        <w:rPr>
          <w:ins w:id="108" w:author="Kristen Vinh" w:date="2025-10-30T11:44:00Z" w16du:dateUtc="2025-10-30T15:44:00Z"/>
          <w:rFonts w:eastAsia="Times New Roman"/>
          <w:color w:val="000000"/>
        </w:rPr>
        <w:pPrChange w:id="109" w:author="Kristen Vinh" w:date="2025-10-30T11:44:00Z" w16du:dateUtc="2025-10-30T15:44:00Z">
          <w:pPr>
            <w:numPr>
              <w:ilvl w:val="1"/>
              <w:numId w:val="71"/>
            </w:numPr>
            <w:ind w:start="72pt"/>
            <w:jc w:val="start"/>
            <w:textAlignment w:val="baseline"/>
          </w:pPr>
        </w:pPrChange>
      </w:pPr>
    </w:p>
    <w:p w14:paraId="2F873922" w14:textId="77777777" w:rsidR="00F50649" w:rsidRPr="00B81C7B" w:rsidRDefault="1E903BF8" w:rsidP="00B81C7B">
      <w:pPr>
        <w:numPr>
          <w:ilvl w:val="1"/>
          <w:numId w:val="69"/>
        </w:numPr>
        <w:ind w:start="54pt" w:hanging="18pt"/>
        <w:jc w:val="start"/>
        <w:textAlignment w:val="baseline"/>
        <w:rPr>
          <w:rFonts w:eastAsia="Times New Roman"/>
          <w:color w:val="000000"/>
        </w:rPr>
        <w:pPrChange w:id="110" w:author="Kristen Vinh" w:date="2025-10-30T11:44:00Z" w16du:dateUtc="2025-10-30T15:44:00Z">
          <w:pPr>
            <w:numPr>
              <w:ilvl w:val="1"/>
              <w:numId w:val="62"/>
            </w:numPr>
            <w:tabs>
              <w:tab w:val="num" w:pos="72pt"/>
            </w:tabs>
            <w:ind w:start="72pt" w:hanging="18pt"/>
            <w:jc w:val="start"/>
            <w:textAlignment w:val="baseline"/>
          </w:pPr>
        </w:pPrChange>
      </w:pPr>
      <w:proofErr w:type="spellStart"/>
      <w:r w:rsidRPr="00B81C7B">
        <w:rPr>
          <w:rFonts w:eastAsia="Times New Roman"/>
          <w:color w:val="000000" w:themeColor="text1"/>
        </w:rPr>
        <w:t>Set</w:t>
      </w:r>
      <w:proofErr w:type="spellEnd"/>
      <w:r w:rsidRPr="00B81C7B">
        <w:rPr>
          <w:rFonts w:eastAsia="Times New Roman"/>
          <w:color w:val="000000" w:themeColor="text1"/>
        </w:rPr>
        <w:t xml:space="preserve"> the final model (hierarchical or ANN) to be used in the front-end implementation. </w:t>
      </w:r>
      <w:commentRangeEnd w:id="105"/>
      <w:r w:rsidR="00F50649">
        <w:commentReference w:id="105"/>
      </w:r>
    </w:p>
    <w:p w14:paraId="0BD131BF" w14:textId="66D54749" w:rsidR="000570A3" w:rsidRPr="000570A3" w:rsidRDefault="000570A3" w:rsidP="000570A3">
      <w:pPr>
        <w:numPr>
          <w:ilvl w:val="0"/>
          <w:numId w:val="62"/>
        </w:numPr>
        <w:jc w:val="start"/>
        <w:textAlignment w:val="baseline"/>
        <w:rPr>
          <w:rFonts w:eastAsia="Times New Roman"/>
          <w:color w:val="000000"/>
        </w:rPr>
      </w:pPr>
      <w:r>
        <w:rPr>
          <w:rFonts w:eastAsia="Times New Roman"/>
          <w:color w:val="000000"/>
        </w:rPr>
        <w:t>Develop and implement a web interface that lets a user upload a photo and receive a series of recommended patterns from</w:t>
      </w:r>
      <w:r w:rsidRPr="000570A3">
        <w:rPr>
          <w:rFonts w:eastAsia="Times New Roman"/>
          <w:color w:val="000000"/>
        </w:rPr>
        <w:t xml:space="preserve"> </w:t>
      </w:r>
      <w:proofErr w:type="spellStart"/>
      <w:r w:rsidRPr="000570A3">
        <w:rPr>
          <w:rFonts w:eastAsia="Times New Roman"/>
          <w:color w:val="000000"/>
        </w:rPr>
        <w:t>Ravelry</w:t>
      </w:r>
      <w:proofErr w:type="spellEnd"/>
      <w:r w:rsidRPr="000570A3">
        <w:rPr>
          <w:rFonts w:eastAsia="Times New Roman"/>
          <w:color w:val="000000"/>
        </w:rPr>
        <w:t>. The web interface will integrate the</w:t>
      </w:r>
      <w:r>
        <w:rPr>
          <w:rFonts w:eastAsia="Times New Roman"/>
          <w:color w:val="000000"/>
        </w:rPr>
        <w:t xml:space="preserve"> </w:t>
      </w:r>
      <w:r w:rsidRPr="000570A3">
        <w:rPr>
          <w:rFonts w:eastAsia="Times New Roman"/>
          <w:color w:val="000000"/>
        </w:rPr>
        <w:t xml:space="preserve">machine learning model and the </w:t>
      </w:r>
      <w:proofErr w:type="spellStart"/>
      <w:r w:rsidRPr="000570A3">
        <w:rPr>
          <w:rFonts w:eastAsia="Times New Roman"/>
          <w:color w:val="000000"/>
        </w:rPr>
        <w:t>Ravelry</w:t>
      </w:r>
      <w:proofErr w:type="spellEnd"/>
      <w:r w:rsidRPr="000570A3">
        <w:rPr>
          <w:rFonts w:eastAsia="Times New Roman"/>
          <w:color w:val="000000"/>
        </w:rPr>
        <w:t xml:space="preserve"> API (using </w:t>
      </w:r>
      <w:proofErr w:type="spellStart"/>
      <w:r w:rsidRPr="000570A3">
        <w:rPr>
          <w:rFonts w:eastAsia="Times New Roman"/>
          <w:color w:val="000000"/>
        </w:rPr>
        <w:t>Ravelry’s</w:t>
      </w:r>
      <w:proofErr w:type="spellEnd"/>
      <w:r>
        <w:rPr>
          <w:rFonts w:eastAsia="Times New Roman"/>
          <w:color w:val="000000"/>
        </w:rPr>
        <w:t xml:space="preserve"> </w:t>
      </w:r>
      <w:r w:rsidRPr="000570A3">
        <w:rPr>
          <w:rFonts w:eastAsia="Times New Roman"/>
          <w:color w:val="000000"/>
        </w:rPr>
        <w:t>search function).</w:t>
      </w:r>
    </w:p>
    <w:p w14:paraId="287085CC" w14:textId="77777777" w:rsidR="00F50649" w:rsidRDefault="00F50649" w:rsidP="00F50649">
      <w:pPr>
        <w:jc w:val="start"/>
        <w:textAlignment w:val="baseline"/>
        <w:rPr>
          <w:rFonts w:eastAsia="Times New Roman"/>
          <w:color w:val="000000"/>
        </w:rPr>
      </w:pPr>
    </w:p>
    <w:p w14:paraId="2B3BCDA7" w14:textId="77777777" w:rsidR="00F50649" w:rsidRDefault="00F50649" w:rsidP="00F50649">
      <w:pPr>
        <w:pStyle w:val="Heading5"/>
      </w:pPr>
      <w:r w:rsidRPr="005B520E">
        <w:t>References</w:t>
      </w:r>
    </w:p>
    <w:p w14:paraId="77DB903E" w14:textId="77777777" w:rsidR="00996493" w:rsidRDefault="00996493" w:rsidP="00996493"/>
    <w:p w14:paraId="5F965E19" w14:textId="769A96FF" w:rsidR="009303D9" w:rsidRDefault="00996493" w:rsidP="00F90007">
      <w:pPr>
        <w:jc w:val="start"/>
      </w:pPr>
      <w:r w:rsidRPr="00996493">
        <w:rPr>
          <w:sz w:val="16"/>
          <w:szCs w:val="16"/>
        </w:rPr>
        <w:t xml:space="preserve">[1]M. Sridevi, N. </w:t>
      </w:r>
      <w:proofErr w:type="spellStart"/>
      <w:r w:rsidRPr="00996493">
        <w:rPr>
          <w:sz w:val="16"/>
          <w:szCs w:val="16"/>
        </w:rPr>
        <w:t>ManikyaArun</w:t>
      </w:r>
      <w:proofErr w:type="spellEnd"/>
      <w:r w:rsidRPr="00996493">
        <w:rPr>
          <w:sz w:val="16"/>
          <w:szCs w:val="16"/>
        </w:rPr>
        <w:t xml:space="preserve">, M. </w:t>
      </w:r>
      <w:proofErr w:type="spellStart"/>
      <w:r w:rsidRPr="00996493">
        <w:rPr>
          <w:sz w:val="16"/>
          <w:szCs w:val="16"/>
        </w:rPr>
        <w:t>Sheshikala</w:t>
      </w:r>
      <w:proofErr w:type="spellEnd"/>
      <w:r w:rsidRPr="00996493">
        <w:rPr>
          <w:sz w:val="16"/>
          <w:szCs w:val="16"/>
        </w:rPr>
        <w:t xml:space="preserve">, and E. Sudarshan, “Personalized fashion recommender system with image-based neural networks,” IOP Conference Series: Materials Science and Engineering, vol. 981, p. 022073, Sep. 2025, </w:t>
      </w:r>
      <w:proofErr w:type="spellStart"/>
      <w:r w:rsidRPr="00996493">
        <w:rPr>
          <w:sz w:val="16"/>
          <w:szCs w:val="16"/>
        </w:rPr>
        <w:t>doi</w:t>
      </w:r>
      <w:proofErr w:type="spellEnd"/>
      <w:r w:rsidRPr="00996493">
        <w:rPr>
          <w:sz w:val="16"/>
          <w:szCs w:val="16"/>
        </w:rPr>
        <w:t xml:space="preserve">: </w:t>
      </w:r>
      <w:hyperlink r:id="rId20" w:history="1">
        <w:r w:rsidRPr="00996493">
          <w:rPr>
            <w:rStyle w:val="Hyperlink"/>
            <w:sz w:val="16"/>
            <w:szCs w:val="16"/>
          </w:rPr>
          <w:t>https://</w:t>
        </w:r>
        <w:proofErr w:type="spellStart"/>
        <w:r w:rsidRPr="00996493">
          <w:rPr>
            <w:rStyle w:val="Hyperlink"/>
            <w:sz w:val="16"/>
            <w:szCs w:val="16"/>
          </w:rPr>
          <w:t>doi.org</w:t>
        </w:r>
        <w:proofErr w:type="spellEnd"/>
        <w:r w:rsidRPr="00996493">
          <w:rPr>
            <w:rStyle w:val="Hyperlink"/>
            <w:sz w:val="16"/>
            <w:szCs w:val="16"/>
          </w:rPr>
          <w:t>/10.1088/1757-899x/981/2/022073</w:t>
        </w:r>
      </w:hyperlink>
    </w:p>
    <w:p w14:paraId="13D97C2B" w14:textId="449F5AC8" w:rsidR="00A811CE" w:rsidRPr="00F90007" w:rsidRDefault="00A811CE" w:rsidP="00F90007">
      <w:pPr>
        <w:jc w:val="start"/>
        <w:rPr>
          <w:sz w:val="16"/>
          <w:szCs w:val="16"/>
        </w:rPr>
      </w:pPr>
      <w:r w:rsidRPr="00A811CE">
        <w:rPr>
          <w:sz w:val="16"/>
          <w:szCs w:val="16"/>
        </w:rPr>
        <w:t>[</w:t>
      </w:r>
      <w:r>
        <w:rPr>
          <w:sz w:val="16"/>
          <w:szCs w:val="16"/>
        </w:rPr>
        <w:t>2</w:t>
      </w:r>
      <w:r w:rsidRPr="00A811CE">
        <w:rPr>
          <w:sz w:val="16"/>
          <w:szCs w:val="16"/>
        </w:rPr>
        <w:t xml:space="preserve">] J. Snell, K. Swersky, and R. S. Zemel, “Prototypical Networks for Few-shot Learning,” June 19, 2017, </w:t>
      </w:r>
      <w:proofErr w:type="spellStart"/>
      <w:r w:rsidRPr="00A811CE">
        <w:rPr>
          <w:sz w:val="16"/>
          <w:szCs w:val="16"/>
        </w:rPr>
        <w:t>arXiv</w:t>
      </w:r>
      <w:proofErr w:type="spellEnd"/>
      <w:r w:rsidRPr="00A811CE">
        <w:rPr>
          <w:sz w:val="16"/>
          <w:szCs w:val="16"/>
        </w:rPr>
        <w:t xml:space="preserve">: arXiv:1703.05175. </w:t>
      </w:r>
      <w:proofErr w:type="spellStart"/>
      <w:r w:rsidRPr="00A811CE">
        <w:rPr>
          <w:sz w:val="16"/>
          <w:szCs w:val="16"/>
        </w:rPr>
        <w:t>doi</w:t>
      </w:r>
      <w:proofErr w:type="spellEnd"/>
      <w:r w:rsidRPr="00A811CE">
        <w:rPr>
          <w:sz w:val="16"/>
          <w:szCs w:val="16"/>
        </w:rPr>
        <w:t>: 10.48550/arXiv.1703.05175.</w:t>
      </w:r>
    </w:p>
    <w:p w14:paraId="2A5DE92A" w14:textId="0155AEB8" w:rsidR="00F90007" w:rsidRPr="00F90007" w:rsidRDefault="00F90007" w:rsidP="00F90007">
      <w:pPr>
        <w:jc w:val="start"/>
        <w:rPr>
          <w:sz w:val="16"/>
          <w:szCs w:val="16"/>
          <w:lang w:val="x-none" w:eastAsia="x-none"/>
        </w:rPr>
        <w:sectPr w:rsidR="00F90007" w:rsidRPr="00F90007" w:rsidSect="00C919A4">
          <w:type w:val="continuous"/>
          <w:pgSz w:w="612pt" w:h="792pt" w:code="1"/>
          <w:pgMar w:top="54pt" w:right="45.35pt" w:bottom="72pt" w:left="45.35pt" w:header="36pt" w:footer="36pt" w:gutter="0pt"/>
          <w:cols w:num="2" w:space="18pt"/>
          <w:docGrid w:linePitch="360"/>
        </w:sectPr>
      </w:pPr>
      <w:r w:rsidRPr="00F90007">
        <w:rPr>
          <w:sz w:val="16"/>
          <w:szCs w:val="16"/>
          <w:lang w:val="x-none" w:eastAsia="x-none"/>
        </w:rPr>
        <w:t>[</w:t>
      </w:r>
      <w:r w:rsidR="00A811CE">
        <w:rPr>
          <w:sz w:val="16"/>
          <w:szCs w:val="16"/>
          <w:lang w:val="x-none" w:eastAsia="x-none"/>
        </w:rPr>
        <w:t>3</w:t>
      </w:r>
      <w:r w:rsidRPr="00F90007">
        <w:rPr>
          <w:sz w:val="16"/>
          <w:szCs w:val="16"/>
          <w:lang w:val="x-none" w:eastAsia="x-none"/>
        </w:rPr>
        <w:t>] L. G. A. PhD, “Building an Image Similarity Search Engine with FAISS and CLIP,” TDS Archive. Accessed: Oct. 27, 2025. [Online]. Available: https://medium.com/data-science/building-an-image-similarity-search-engine-with-faiss-and-clip-2211126d08fa</w:t>
      </w:r>
    </w:p>
    <w:p w14:paraId="6FC6C90C" w14:textId="77777777" w:rsidR="009303D9" w:rsidRPr="00F96569" w:rsidRDefault="009303D9" w:rsidP="006343CC">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68" w:author="Guest User" w:date="2025-10-30T11:08:00Z" w:initials="GU">
    <w:p w14:paraId="1FC9F257" w14:textId="67FC7C9A" w:rsidR="00C95181" w:rsidRDefault="00000000">
      <w:r>
        <w:annotationRef/>
      </w:r>
      <w:r w:rsidRPr="5A296146">
        <w:t>you jump back and forth between capitalized and not many times throughout this, just fyi</w:t>
      </w:r>
    </w:p>
  </w:comment>
  <w:comment w:id="105" w:author="Guest User" w:date="2025-10-30T11:16:00Z" w:initials="GU">
    <w:p w14:paraId="564F08C7" w14:textId="4CC5372A" w:rsidR="00C95181" w:rsidRDefault="00000000">
      <w:r>
        <w:annotationRef/>
      </w:r>
      <w:r w:rsidRPr="2BECCE90">
        <w:t>You bullet numbers went crazy here</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1FC9F257" w15:done="1"/>
  <w15:commentEx w15:paraId="564F08C7"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671C5EA8" w16cex:dateUtc="2025-10-30T15:08:00Z"/>
  <w16cex:commentExtensible w16cex:durableId="3A451112" w16cex:dateUtc="2025-10-30T15:16: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1FC9F257" w16cid:durableId="671C5EA8"/>
  <w16cid:commentId w16cid:paraId="564F08C7" w16cid:durableId="3A451112"/>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25C65CF" w14:textId="77777777" w:rsidR="001116B5" w:rsidRDefault="001116B5" w:rsidP="001A3B3D">
      <w:r>
        <w:separator/>
      </w:r>
    </w:p>
  </w:endnote>
  <w:endnote w:type="continuationSeparator" w:id="0">
    <w:p w14:paraId="281DCDDA" w14:textId="77777777" w:rsidR="001116B5" w:rsidRDefault="001116B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33D6A1" w14:textId="77777777" w:rsidR="006343CC" w:rsidRPr="006F6D3D" w:rsidRDefault="006343CC"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05CDA50" w14:textId="77777777" w:rsidR="001116B5" w:rsidRDefault="001116B5" w:rsidP="001A3B3D">
      <w:r>
        <w:separator/>
      </w:r>
    </w:p>
  </w:footnote>
  <w:footnote w:type="continuationSeparator" w:id="0">
    <w:p w14:paraId="6005E9C0" w14:textId="77777777" w:rsidR="001116B5" w:rsidRDefault="001116B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2677F6"/>
    <w:multiLevelType w:val="multilevel"/>
    <w:tmpl w:val="EF4A8730"/>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98F5870"/>
    <w:multiLevelType w:val="hybridMultilevel"/>
    <w:tmpl w:val="FC26F6F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BAE3EF8"/>
    <w:multiLevelType w:val="multilevel"/>
    <w:tmpl w:val="BD841D78"/>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2064D23"/>
    <w:multiLevelType w:val="hybridMultilevel"/>
    <w:tmpl w:val="332CA8DC"/>
    <w:lvl w:ilvl="0" w:tplc="B2D05524">
      <w:start w:val="1"/>
      <w:numFmt w:val="bullet"/>
      <w:lvlText w:val=""/>
      <w:lvlJc w:val="start"/>
      <w:pPr>
        <w:ind w:start="36pt" w:hanging="18pt"/>
      </w:pPr>
      <w:rPr>
        <w:rFonts w:ascii="Symbol" w:hAnsi="Symbol" w:hint="default"/>
      </w:rPr>
    </w:lvl>
    <w:lvl w:ilvl="1" w:tplc="DCF8A836">
      <w:start w:val="1"/>
      <w:numFmt w:val="bullet"/>
      <w:lvlText w:val="o"/>
      <w:lvlJc w:val="start"/>
      <w:pPr>
        <w:ind w:start="72pt" w:hanging="18pt"/>
      </w:pPr>
      <w:rPr>
        <w:rFonts w:ascii="Courier New" w:hAnsi="Courier New" w:hint="default"/>
      </w:rPr>
    </w:lvl>
    <w:lvl w:ilvl="2" w:tplc="CD888EB4">
      <w:start w:val="1"/>
      <w:numFmt w:val="bullet"/>
      <w:lvlText w:val=""/>
      <w:lvlJc w:val="start"/>
      <w:pPr>
        <w:ind w:start="108pt" w:hanging="18pt"/>
      </w:pPr>
      <w:rPr>
        <w:rFonts w:ascii="Wingdings" w:hAnsi="Wingdings" w:hint="default"/>
      </w:rPr>
    </w:lvl>
    <w:lvl w:ilvl="3" w:tplc="0B4A7F06">
      <w:start w:val="1"/>
      <w:numFmt w:val="bullet"/>
      <w:lvlText w:val=""/>
      <w:lvlJc w:val="start"/>
      <w:pPr>
        <w:ind w:start="144pt" w:hanging="18pt"/>
      </w:pPr>
      <w:rPr>
        <w:rFonts w:ascii="Symbol" w:hAnsi="Symbol" w:hint="default"/>
      </w:rPr>
    </w:lvl>
    <w:lvl w:ilvl="4" w:tplc="993ACBBA">
      <w:start w:val="1"/>
      <w:numFmt w:val="bullet"/>
      <w:lvlText w:val="o"/>
      <w:lvlJc w:val="start"/>
      <w:pPr>
        <w:ind w:start="180pt" w:hanging="18pt"/>
      </w:pPr>
      <w:rPr>
        <w:rFonts w:ascii="Courier New" w:hAnsi="Courier New" w:hint="default"/>
      </w:rPr>
    </w:lvl>
    <w:lvl w:ilvl="5" w:tplc="1CB80C7C">
      <w:start w:val="1"/>
      <w:numFmt w:val="bullet"/>
      <w:lvlText w:val=""/>
      <w:lvlJc w:val="start"/>
      <w:pPr>
        <w:ind w:start="216pt" w:hanging="18pt"/>
      </w:pPr>
      <w:rPr>
        <w:rFonts w:ascii="Wingdings" w:hAnsi="Wingdings" w:hint="default"/>
      </w:rPr>
    </w:lvl>
    <w:lvl w:ilvl="6" w:tplc="36D61C64">
      <w:start w:val="1"/>
      <w:numFmt w:val="bullet"/>
      <w:lvlText w:val=""/>
      <w:lvlJc w:val="start"/>
      <w:pPr>
        <w:ind w:start="252pt" w:hanging="18pt"/>
      </w:pPr>
      <w:rPr>
        <w:rFonts w:ascii="Symbol" w:hAnsi="Symbol" w:hint="default"/>
      </w:rPr>
    </w:lvl>
    <w:lvl w:ilvl="7" w:tplc="8B78165E">
      <w:start w:val="1"/>
      <w:numFmt w:val="bullet"/>
      <w:lvlText w:val="o"/>
      <w:lvlJc w:val="start"/>
      <w:pPr>
        <w:ind w:start="288pt" w:hanging="18pt"/>
      </w:pPr>
      <w:rPr>
        <w:rFonts w:ascii="Courier New" w:hAnsi="Courier New" w:hint="default"/>
      </w:rPr>
    </w:lvl>
    <w:lvl w:ilvl="8" w:tplc="80EC4614">
      <w:start w:val="1"/>
      <w:numFmt w:val="bullet"/>
      <w:lvlText w:val=""/>
      <w:lvlJc w:val="start"/>
      <w:pPr>
        <w:ind w:start="324pt" w:hanging="18pt"/>
      </w:pPr>
      <w:rPr>
        <w:rFonts w:ascii="Wingdings" w:hAnsi="Wingdings" w:hint="default"/>
      </w:rPr>
    </w:lvl>
  </w:abstractNum>
  <w:abstractNum w:abstractNumId="15" w15:restartNumberingAfterBreak="0">
    <w:nsid w:val="16ED45A1"/>
    <w:multiLevelType w:val="hybridMultilevel"/>
    <w:tmpl w:val="A640903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760546C"/>
    <w:multiLevelType w:val="hybridMultilevel"/>
    <w:tmpl w:val="D1FC2D70"/>
    <w:lvl w:ilvl="0" w:tplc="91AA96C6">
      <w:start w:val="1"/>
      <w:numFmt w:val="upperRoman"/>
      <w:lvlText w:val="%1."/>
      <w:lvlJc w:val="start"/>
      <w:pPr>
        <w:ind w:start="18pt" w:hanging="18pt"/>
      </w:pPr>
    </w:lvl>
    <w:lvl w:ilvl="1" w:tplc="B73AD32C">
      <w:start w:val="1"/>
      <w:numFmt w:val="lowerLetter"/>
      <w:lvlText w:val="%2."/>
      <w:lvlJc w:val="start"/>
      <w:pPr>
        <w:ind w:start="54pt" w:hanging="18pt"/>
      </w:pPr>
    </w:lvl>
    <w:lvl w:ilvl="2" w:tplc="C0CE471A">
      <w:start w:val="1"/>
      <w:numFmt w:val="lowerRoman"/>
      <w:lvlText w:val="%3."/>
      <w:lvlJc w:val="end"/>
      <w:pPr>
        <w:ind w:start="90pt" w:hanging="9pt"/>
      </w:pPr>
    </w:lvl>
    <w:lvl w:ilvl="3" w:tplc="4274C800">
      <w:start w:val="1"/>
      <w:numFmt w:val="decimal"/>
      <w:lvlText w:val="%4."/>
      <w:lvlJc w:val="start"/>
      <w:pPr>
        <w:ind w:start="126pt" w:hanging="18pt"/>
      </w:pPr>
    </w:lvl>
    <w:lvl w:ilvl="4" w:tplc="2E3C3F28">
      <w:start w:val="1"/>
      <w:numFmt w:val="lowerLetter"/>
      <w:lvlText w:val="%5."/>
      <w:lvlJc w:val="start"/>
      <w:pPr>
        <w:ind w:start="162pt" w:hanging="18pt"/>
      </w:pPr>
    </w:lvl>
    <w:lvl w:ilvl="5" w:tplc="70B2B516">
      <w:start w:val="1"/>
      <w:numFmt w:val="lowerRoman"/>
      <w:lvlText w:val="%6."/>
      <w:lvlJc w:val="end"/>
      <w:pPr>
        <w:ind w:start="198pt" w:hanging="9pt"/>
      </w:pPr>
    </w:lvl>
    <w:lvl w:ilvl="6" w:tplc="A288E7E8">
      <w:start w:val="1"/>
      <w:numFmt w:val="decimal"/>
      <w:lvlText w:val="%7."/>
      <w:lvlJc w:val="start"/>
      <w:pPr>
        <w:ind w:start="234pt" w:hanging="18pt"/>
      </w:pPr>
    </w:lvl>
    <w:lvl w:ilvl="7" w:tplc="6712BC14">
      <w:start w:val="1"/>
      <w:numFmt w:val="lowerLetter"/>
      <w:lvlText w:val="%8."/>
      <w:lvlJc w:val="start"/>
      <w:pPr>
        <w:ind w:start="270pt" w:hanging="18pt"/>
      </w:pPr>
    </w:lvl>
    <w:lvl w:ilvl="8" w:tplc="CD6C54FA">
      <w:start w:val="1"/>
      <w:numFmt w:val="lowerRoman"/>
      <w:lvlText w:val="%9."/>
      <w:lvlJc w:val="end"/>
      <w:pPr>
        <w:ind w:start="306pt" w:hanging="9pt"/>
      </w:pPr>
    </w:lvl>
  </w:abstractNum>
  <w:abstractNum w:abstractNumId="20" w15:restartNumberingAfterBreak="0">
    <w:nsid w:val="2A4833EA"/>
    <w:multiLevelType w:val="hybridMultilevel"/>
    <w:tmpl w:val="94CAA14E"/>
    <w:lvl w:ilvl="0" w:tplc="04090001">
      <w:start w:val="1"/>
      <w:numFmt w:val="bullet"/>
      <w:lvlText w:val=""/>
      <w:lvlJc w:val="start"/>
      <w:pPr>
        <w:ind w:start="0pt" w:hanging="18pt"/>
      </w:pPr>
      <w:rPr>
        <w:rFonts w:ascii="Symbol" w:hAnsi="Symbol" w:hint="default"/>
      </w:rPr>
    </w:lvl>
    <w:lvl w:ilvl="1" w:tplc="04090003" w:tentative="1">
      <w:start w:val="1"/>
      <w:numFmt w:val="bullet"/>
      <w:lvlText w:val="o"/>
      <w:lvlJc w:val="start"/>
      <w:pPr>
        <w:ind w:start="36pt" w:hanging="18pt"/>
      </w:pPr>
      <w:rPr>
        <w:rFonts w:ascii="Courier New" w:hAnsi="Courier New" w:cs="Courier New" w:hint="default"/>
      </w:rPr>
    </w:lvl>
    <w:lvl w:ilvl="2" w:tplc="04090005" w:tentative="1">
      <w:start w:val="1"/>
      <w:numFmt w:val="bullet"/>
      <w:lvlText w:val=""/>
      <w:lvlJc w:val="start"/>
      <w:pPr>
        <w:ind w:start="72pt" w:hanging="18pt"/>
      </w:pPr>
      <w:rPr>
        <w:rFonts w:ascii="Wingdings" w:hAnsi="Wingdings" w:hint="default"/>
      </w:rPr>
    </w:lvl>
    <w:lvl w:ilvl="3" w:tplc="04090001" w:tentative="1">
      <w:start w:val="1"/>
      <w:numFmt w:val="bullet"/>
      <w:lvlText w:val=""/>
      <w:lvlJc w:val="start"/>
      <w:pPr>
        <w:ind w:start="108pt" w:hanging="18pt"/>
      </w:pPr>
      <w:rPr>
        <w:rFonts w:ascii="Symbol" w:hAnsi="Symbol" w:hint="default"/>
      </w:rPr>
    </w:lvl>
    <w:lvl w:ilvl="4" w:tplc="04090003" w:tentative="1">
      <w:start w:val="1"/>
      <w:numFmt w:val="bullet"/>
      <w:lvlText w:val="o"/>
      <w:lvlJc w:val="start"/>
      <w:pPr>
        <w:ind w:start="144pt" w:hanging="18pt"/>
      </w:pPr>
      <w:rPr>
        <w:rFonts w:ascii="Courier New" w:hAnsi="Courier New" w:cs="Courier New" w:hint="default"/>
      </w:rPr>
    </w:lvl>
    <w:lvl w:ilvl="5" w:tplc="04090005" w:tentative="1">
      <w:start w:val="1"/>
      <w:numFmt w:val="bullet"/>
      <w:lvlText w:val=""/>
      <w:lvlJc w:val="start"/>
      <w:pPr>
        <w:ind w:start="180pt" w:hanging="18pt"/>
      </w:pPr>
      <w:rPr>
        <w:rFonts w:ascii="Wingdings" w:hAnsi="Wingdings" w:hint="default"/>
      </w:rPr>
    </w:lvl>
    <w:lvl w:ilvl="6" w:tplc="04090001" w:tentative="1">
      <w:start w:val="1"/>
      <w:numFmt w:val="bullet"/>
      <w:lvlText w:val=""/>
      <w:lvlJc w:val="start"/>
      <w:pPr>
        <w:ind w:start="216pt" w:hanging="18pt"/>
      </w:pPr>
      <w:rPr>
        <w:rFonts w:ascii="Symbol" w:hAnsi="Symbol" w:hint="default"/>
      </w:rPr>
    </w:lvl>
    <w:lvl w:ilvl="7" w:tplc="04090003" w:tentative="1">
      <w:start w:val="1"/>
      <w:numFmt w:val="bullet"/>
      <w:lvlText w:val="o"/>
      <w:lvlJc w:val="start"/>
      <w:pPr>
        <w:ind w:start="252pt" w:hanging="18pt"/>
      </w:pPr>
      <w:rPr>
        <w:rFonts w:ascii="Courier New" w:hAnsi="Courier New" w:cs="Courier New" w:hint="default"/>
      </w:rPr>
    </w:lvl>
    <w:lvl w:ilvl="8" w:tplc="04090005" w:tentative="1">
      <w:start w:val="1"/>
      <w:numFmt w:val="bullet"/>
      <w:lvlText w:val=""/>
      <w:lvlJc w:val="start"/>
      <w:pPr>
        <w:ind w:start="288pt" w:hanging="18pt"/>
      </w:pPr>
      <w:rPr>
        <w:rFonts w:ascii="Wingdings" w:hAnsi="Wingdings" w:hint="default"/>
      </w:rPr>
    </w:lvl>
  </w:abstractNum>
  <w:abstractNum w:abstractNumId="21" w15:restartNumberingAfterBreak="0">
    <w:nsid w:val="2B4B2615"/>
    <w:multiLevelType w:val="hybridMultilevel"/>
    <w:tmpl w:val="66BA643A"/>
    <w:lvl w:ilvl="0" w:tplc="04090001">
      <w:start w:val="1"/>
      <w:numFmt w:val="bullet"/>
      <w:lvlText w:val=""/>
      <w:lvlJc w:val="start"/>
      <w:pPr>
        <w:ind w:start="54pt" w:hanging="18pt"/>
      </w:pPr>
      <w:rPr>
        <w:rFonts w:ascii="Symbol" w:hAnsi="Symbol"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2" w15:restartNumberingAfterBreak="0">
    <w:nsid w:val="320C280E"/>
    <w:multiLevelType w:val="hybridMultilevel"/>
    <w:tmpl w:val="3AF42B64"/>
    <w:lvl w:ilvl="0" w:tplc="1BDC3740">
      <w:start w:val="1"/>
      <w:numFmt w:val="decimal"/>
      <w:lvlText w:val="%1."/>
      <w:lvlJc w:val="start"/>
      <w:pPr>
        <w:ind w:start="18pt" w:hanging="18pt"/>
      </w:pPr>
      <w:rPr>
        <w:rFonts w:ascii="Times New Roman" w:eastAsia="Times New Roman" w:hAnsi="Times New Roman" w:cs="Times New Roman"/>
      </w:rPr>
    </w:lvl>
    <w:lvl w:ilvl="1" w:tplc="04090003">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5" w15:restartNumberingAfterBreak="0">
    <w:nsid w:val="3A3F3FFD"/>
    <w:multiLevelType w:val="hybridMultilevel"/>
    <w:tmpl w:val="3CDE664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22.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8" w15:restartNumberingAfterBreak="0">
    <w:nsid w:val="4D2D64BC"/>
    <w:multiLevelType w:val="hybridMultilevel"/>
    <w:tmpl w:val="90106132"/>
    <w:lvl w:ilvl="0" w:tplc="49E2BDD8">
      <w:start w:val="1"/>
      <w:numFmt w:val="bullet"/>
      <w:lvlText w:val=""/>
      <w:lvlJc w:val="start"/>
      <w:pPr>
        <w:ind w:start="36pt" w:hanging="18pt"/>
      </w:pPr>
      <w:rPr>
        <w:rFonts w:ascii="Symbol" w:hAnsi="Symbol" w:hint="default"/>
      </w:rPr>
    </w:lvl>
    <w:lvl w:ilvl="1" w:tplc="86587864">
      <w:start w:val="1"/>
      <w:numFmt w:val="bullet"/>
      <w:lvlText w:val="o"/>
      <w:lvlJc w:val="start"/>
      <w:pPr>
        <w:ind w:start="72pt" w:hanging="18pt"/>
      </w:pPr>
      <w:rPr>
        <w:rFonts w:ascii="Courier New" w:hAnsi="Courier New" w:hint="default"/>
      </w:rPr>
    </w:lvl>
    <w:lvl w:ilvl="2" w:tplc="F7480F7E">
      <w:start w:val="1"/>
      <w:numFmt w:val="bullet"/>
      <w:lvlText w:val=""/>
      <w:lvlJc w:val="start"/>
      <w:pPr>
        <w:ind w:start="108pt" w:hanging="18pt"/>
      </w:pPr>
      <w:rPr>
        <w:rFonts w:ascii="Wingdings" w:hAnsi="Wingdings" w:hint="default"/>
      </w:rPr>
    </w:lvl>
    <w:lvl w:ilvl="3" w:tplc="A9DA91D8">
      <w:start w:val="1"/>
      <w:numFmt w:val="bullet"/>
      <w:lvlText w:val=""/>
      <w:lvlJc w:val="start"/>
      <w:pPr>
        <w:ind w:start="144pt" w:hanging="18pt"/>
      </w:pPr>
      <w:rPr>
        <w:rFonts w:ascii="Symbol" w:hAnsi="Symbol" w:hint="default"/>
      </w:rPr>
    </w:lvl>
    <w:lvl w:ilvl="4" w:tplc="6EFAF6AA">
      <w:start w:val="1"/>
      <w:numFmt w:val="bullet"/>
      <w:lvlText w:val="o"/>
      <w:lvlJc w:val="start"/>
      <w:pPr>
        <w:ind w:start="180pt" w:hanging="18pt"/>
      </w:pPr>
      <w:rPr>
        <w:rFonts w:ascii="Courier New" w:hAnsi="Courier New" w:hint="default"/>
      </w:rPr>
    </w:lvl>
    <w:lvl w:ilvl="5" w:tplc="6D4ED76C">
      <w:start w:val="1"/>
      <w:numFmt w:val="bullet"/>
      <w:lvlText w:val=""/>
      <w:lvlJc w:val="start"/>
      <w:pPr>
        <w:ind w:start="216pt" w:hanging="18pt"/>
      </w:pPr>
      <w:rPr>
        <w:rFonts w:ascii="Wingdings" w:hAnsi="Wingdings" w:hint="default"/>
      </w:rPr>
    </w:lvl>
    <w:lvl w:ilvl="6" w:tplc="C54ECFD0">
      <w:start w:val="1"/>
      <w:numFmt w:val="bullet"/>
      <w:lvlText w:val=""/>
      <w:lvlJc w:val="start"/>
      <w:pPr>
        <w:ind w:start="252pt" w:hanging="18pt"/>
      </w:pPr>
      <w:rPr>
        <w:rFonts w:ascii="Symbol" w:hAnsi="Symbol" w:hint="default"/>
      </w:rPr>
    </w:lvl>
    <w:lvl w:ilvl="7" w:tplc="01127C80">
      <w:start w:val="1"/>
      <w:numFmt w:val="bullet"/>
      <w:lvlText w:val="o"/>
      <w:lvlJc w:val="start"/>
      <w:pPr>
        <w:ind w:start="288pt" w:hanging="18pt"/>
      </w:pPr>
      <w:rPr>
        <w:rFonts w:ascii="Courier New" w:hAnsi="Courier New" w:hint="default"/>
      </w:rPr>
    </w:lvl>
    <w:lvl w:ilvl="8" w:tplc="C46C0F56">
      <w:start w:val="1"/>
      <w:numFmt w:val="bullet"/>
      <w:lvlText w:val=""/>
      <w:lvlJc w:val="start"/>
      <w:pPr>
        <w:ind w:start="324pt" w:hanging="18pt"/>
      </w:pPr>
      <w:rPr>
        <w:rFonts w:ascii="Wingdings" w:hAnsi="Wingdings" w:hint="default"/>
      </w:rPr>
    </w:lvl>
  </w:abstractNum>
  <w:abstractNum w:abstractNumId="29" w15:restartNumberingAfterBreak="0">
    <w:nsid w:val="50CD76DE"/>
    <w:multiLevelType w:val="hybridMultilevel"/>
    <w:tmpl w:val="0B32FAB6"/>
    <w:lvl w:ilvl="0" w:tplc="E10622CA">
      <w:start w:val="1"/>
      <w:numFmt w:val="bullet"/>
      <w:lvlText w:val=""/>
      <w:lvlJc w:val="start"/>
      <w:pPr>
        <w:ind w:start="36pt" w:hanging="18pt"/>
      </w:pPr>
      <w:rPr>
        <w:rFonts w:ascii="Symbol" w:hAnsi="Symbol" w:hint="default"/>
      </w:rPr>
    </w:lvl>
    <w:lvl w:ilvl="1" w:tplc="11706EE0">
      <w:start w:val="1"/>
      <w:numFmt w:val="bullet"/>
      <w:lvlText w:val="o"/>
      <w:lvlJc w:val="start"/>
      <w:pPr>
        <w:ind w:start="72pt" w:hanging="18pt"/>
      </w:pPr>
      <w:rPr>
        <w:rFonts w:ascii="Courier New" w:hAnsi="Courier New" w:hint="default"/>
      </w:rPr>
    </w:lvl>
    <w:lvl w:ilvl="2" w:tplc="FC0AC4CE">
      <w:start w:val="1"/>
      <w:numFmt w:val="bullet"/>
      <w:lvlText w:val=""/>
      <w:lvlJc w:val="start"/>
      <w:pPr>
        <w:ind w:start="108pt" w:hanging="18pt"/>
      </w:pPr>
      <w:rPr>
        <w:rFonts w:ascii="Wingdings" w:hAnsi="Wingdings" w:hint="default"/>
      </w:rPr>
    </w:lvl>
    <w:lvl w:ilvl="3" w:tplc="C70A573E">
      <w:start w:val="1"/>
      <w:numFmt w:val="bullet"/>
      <w:lvlText w:val=""/>
      <w:lvlJc w:val="start"/>
      <w:pPr>
        <w:ind w:start="144pt" w:hanging="18pt"/>
      </w:pPr>
      <w:rPr>
        <w:rFonts w:ascii="Symbol" w:hAnsi="Symbol" w:hint="default"/>
      </w:rPr>
    </w:lvl>
    <w:lvl w:ilvl="4" w:tplc="5EDA6972">
      <w:start w:val="1"/>
      <w:numFmt w:val="bullet"/>
      <w:lvlText w:val="o"/>
      <w:lvlJc w:val="start"/>
      <w:pPr>
        <w:ind w:start="180pt" w:hanging="18pt"/>
      </w:pPr>
      <w:rPr>
        <w:rFonts w:ascii="Courier New" w:hAnsi="Courier New" w:hint="default"/>
      </w:rPr>
    </w:lvl>
    <w:lvl w:ilvl="5" w:tplc="94341228">
      <w:start w:val="1"/>
      <w:numFmt w:val="bullet"/>
      <w:lvlText w:val=""/>
      <w:lvlJc w:val="start"/>
      <w:pPr>
        <w:ind w:start="216pt" w:hanging="18pt"/>
      </w:pPr>
      <w:rPr>
        <w:rFonts w:ascii="Wingdings" w:hAnsi="Wingdings" w:hint="default"/>
      </w:rPr>
    </w:lvl>
    <w:lvl w:ilvl="6" w:tplc="E7509E0A">
      <w:start w:val="1"/>
      <w:numFmt w:val="bullet"/>
      <w:lvlText w:val=""/>
      <w:lvlJc w:val="start"/>
      <w:pPr>
        <w:ind w:start="252pt" w:hanging="18pt"/>
      </w:pPr>
      <w:rPr>
        <w:rFonts w:ascii="Symbol" w:hAnsi="Symbol" w:hint="default"/>
      </w:rPr>
    </w:lvl>
    <w:lvl w:ilvl="7" w:tplc="79FC2A34">
      <w:start w:val="1"/>
      <w:numFmt w:val="bullet"/>
      <w:lvlText w:val="o"/>
      <w:lvlJc w:val="start"/>
      <w:pPr>
        <w:ind w:start="288pt" w:hanging="18pt"/>
      </w:pPr>
      <w:rPr>
        <w:rFonts w:ascii="Courier New" w:hAnsi="Courier New" w:hint="default"/>
      </w:rPr>
    </w:lvl>
    <w:lvl w:ilvl="8" w:tplc="5F0A7986">
      <w:start w:val="1"/>
      <w:numFmt w:val="bullet"/>
      <w:lvlText w:val=""/>
      <w:lvlJc w:val="start"/>
      <w:pPr>
        <w:ind w:start="324pt" w:hanging="18pt"/>
      </w:pPr>
      <w:rPr>
        <w:rFonts w:ascii="Wingdings" w:hAnsi="Wingdings" w:hint="default"/>
      </w:rPr>
    </w:lvl>
  </w:abstractNum>
  <w:abstractNum w:abstractNumId="3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1" w15:restartNumberingAfterBreak="0">
    <w:nsid w:val="59170CCF"/>
    <w:multiLevelType w:val="multilevel"/>
    <w:tmpl w:val="32904AE8"/>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2" w15:restartNumberingAfterBreak="0">
    <w:nsid w:val="637540A3"/>
    <w:multiLevelType w:val="multilevel"/>
    <w:tmpl w:val="E5A80A98"/>
    <w:lvl w:ilvl="0">
      <w:start w:val="1"/>
      <w:numFmt w:val="decimal"/>
      <w:lvlText w:val="%1."/>
      <w:lvlJc w:val="start"/>
      <w:pPr>
        <w:tabs>
          <w:tab w:val="num" w:pos="18pt"/>
        </w:tabs>
        <w:ind w:start="18pt" w:hanging="18pt"/>
      </w:pPr>
      <w:rPr>
        <w:rFonts w:ascii="Times New Roman" w:eastAsia="Times New Roman" w:hAnsi="Times New Roman" w:cs="Times New Roman"/>
      </w:rPr>
    </w:lvl>
    <w:lvl w:ilvl="1">
      <w:start w:val="1"/>
      <w:numFmt w:val="decimal"/>
      <w:lvlText w:val="%2."/>
      <w:lvlJc w:val="start"/>
      <w:pPr>
        <w:tabs>
          <w:tab w:val="num" w:pos="54pt"/>
        </w:tabs>
        <w:ind w:start="54pt" w:hanging="18pt"/>
      </w:pPr>
    </w:lvl>
    <w:lvl w:ilvl="2">
      <w:start w:val="1"/>
      <w:numFmt w:val="lowerRoman"/>
      <w:lvlText w:val="%3."/>
      <w:lvlJc w:val="start"/>
      <w:pPr>
        <w:tabs>
          <w:tab w:val="num" w:pos="90pt"/>
        </w:tabs>
        <w:ind w:start="90pt" w:hanging="18pt"/>
      </w:pPr>
      <w:rPr>
        <w:rFonts w:ascii="Times New Roman" w:eastAsia="Times New Roman" w:hAnsi="Times New Roman" w:cs="Times New Roman"/>
      </w:rPr>
    </w:lvl>
    <w:lvl w:ilvl="3">
      <w:start w:val="1"/>
      <w:numFmt w:val="decimal"/>
      <w:lvlText w:val="%4."/>
      <w:lvlJc w:val="start"/>
      <w:pPr>
        <w:tabs>
          <w:tab w:val="num" w:pos="126pt"/>
        </w:tabs>
        <w:ind w:start="126pt" w:hanging="18pt"/>
      </w:pPr>
    </w:lvl>
    <w:lvl w:ilvl="4">
      <w:start w:val="2"/>
      <w:numFmt w:val="upperLetter"/>
      <w:lvlText w:val="%5."/>
      <w:lvlJc w:val="start"/>
      <w:pPr>
        <w:ind w:start="162pt" w:hanging="18pt"/>
      </w:pPr>
      <w:rPr>
        <w:rFonts w:hint="default"/>
      </w:rPr>
    </w:lvl>
    <w:lvl w:ilvl="5">
      <w:start w:val="1"/>
      <w:numFmt w:val="lowerRoman"/>
      <w:lvlText w:val="%6."/>
      <w:lvlJc w:val="start"/>
      <w:pPr>
        <w:ind w:start="216pt" w:hanging="36pt"/>
      </w:pPr>
      <w:rPr>
        <w:rFonts w:hint="default"/>
      </w:r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3" w15:restartNumberingAfterBreak="0">
    <w:nsid w:val="6471B4DC"/>
    <w:multiLevelType w:val="hybridMultilevel"/>
    <w:tmpl w:val="D90AFDA2"/>
    <w:lvl w:ilvl="0" w:tplc="DE24A684">
      <w:start w:val="1"/>
      <w:numFmt w:val="decimal"/>
      <w:lvlText w:val="%1."/>
      <w:lvlJc w:val="start"/>
      <w:pPr>
        <w:ind w:start="54pt" w:hanging="18pt"/>
      </w:pPr>
    </w:lvl>
    <w:lvl w:ilvl="1" w:tplc="B544A364">
      <w:start w:val="1"/>
      <w:numFmt w:val="lowerLetter"/>
      <w:lvlText w:val="%2."/>
      <w:lvlJc w:val="start"/>
      <w:pPr>
        <w:ind w:start="90pt" w:hanging="18pt"/>
      </w:pPr>
    </w:lvl>
    <w:lvl w:ilvl="2" w:tplc="E474EEAE">
      <w:start w:val="1"/>
      <w:numFmt w:val="lowerRoman"/>
      <w:lvlText w:val="%3."/>
      <w:lvlJc w:val="end"/>
      <w:pPr>
        <w:ind w:start="126pt" w:hanging="9pt"/>
      </w:pPr>
    </w:lvl>
    <w:lvl w:ilvl="3" w:tplc="5364B4A2">
      <w:start w:val="1"/>
      <w:numFmt w:val="decimal"/>
      <w:lvlText w:val="%4."/>
      <w:lvlJc w:val="start"/>
      <w:pPr>
        <w:ind w:start="162pt" w:hanging="18pt"/>
      </w:pPr>
    </w:lvl>
    <w:lvl w:ilvl="4" w:tplc="44642824">
      <w:start w:val="1"/>
      <w:numFmt w:val="lowerLetter"/>
      <w:lvlText w:val="%5."/>
      <w:lvlJc w:val="start"/>
      <w:pPr>
        <w:ind w:start="198pt" w:hanging="18pt"/>
      </w:pPr>
    </w:lvl>
    <w:lvl w:ilvl="5" w:tplc="730E608E">
      <w:start w:val="1"/>
      <w:numFmt w:val="lowerRoman"/>
      <w:lvlText w:val="%6."/>
      <w:lvlJc w:val="end"/>
      <w:pPr>
        <w:ind w:start="234pt" w:hanging="9pt"/>
      </w:pPr>
    </w:lvl>
    <w:lvl w:ilvl="6" w:tplc="832E133E">
      <w:start w:val="1"/>
      <w:numFmt w:val="decimal"/>
      <w:lvlText w:val="%7."/>
      <w:lvlJc w:val="start"/>
      <w:pPr>
        <w:ind w:start="270pt" w:hanging="18pt"/>
      </w:pPr>
    </w:lvl>
    <w:lvl w:ilvl="7" w:tplc="7A629BAE">
      <w:start w:val="1"/>
      <w:numFmt w:val="lowerLetter"/>
      <w:lvlText w:val="%8."/>
      <w:lvlJc w:val="start"/>
      <w:pPr>
        <w:ind w:start="306pt" w:hanging="18pt"/>
      </w:pPr>
    </w:lvl>
    <w:lvl w:ilvl="8" w:tplc="DB5CF1AC">
      <w:start w:val="1"/>
      <w:numFmt w:val="lowerRoman"/>
      <w:lvlText w:val="%9."/>
      <w:lvlJc w:val="end"/>
      <w:pPr>
        <w:ind w:start="342pt" w:hanging="9pt"/>
      </w:p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D11E195"/>
    <w:multiLevelType w:val="hybridMultilevel"/>
    <w:tmpl w:val="7424079E"/>
    <w:lvl w:ilvl="0" w:tplc="B59E0148">
      <w:start w:val="1"/>
      <w:numFmt w:val="bullet"/>
      <w:lvlText w:val=""/>
      <w:lvlJc w:val="start"/>
      <w:pPr>
        <w:ind w:start="36pt" w:hanging="18pt"/>
      </w:pPr>
      <w:rPr>
        <w:rFonts w:ascii="Symbol" w:hAnsi="Symbol" w:hint="default"/>
      </w:rPr>
    </w:lvl>
    <w:lvl w:ilvl="1" w:tplc="86B43492">
      <w:start w:val="1"/>
      <w:numFmt w:val="bullet"/>
      <w:lvlText w:val="o"/>
      <w:lvlJc w:val="start"/>
      <w:pPr>
        <w:ind w:start="72pt" w:hanging="18pt"/>
      </w:pPr>
      <w:rPr>
        <w:rFonts w:ascii="Courier New" w:hAnsi="Courier New" w:hint="default"/>
      </w:rPr>
    </w:lvl>
    <w:lvl w:ilvl="2" w:tplc="3496BE84">
      <w:start w:val="1"/>
      <w:numFmt w:val="bullet"/>
      <w:lvlText w:val=""/>
      <w:lvlJc w:val="start"/>
      <w:pPr>
        <w:ind w:start="108pt" w:hanging="18pt"/>
      </w:pPr>
      <w:rPr>
        <w:rFonts w:ascii="Wingdings" w:hAnsi="Wingdings" w:hint="default"/>
      </w:rPr>
    </w:lvl>
    <w:lvl w:ilvl="3" w:tplc="7B0E242A">
      <w:start w:val="1"/>
      <w:numFmt w:val="bullet"/>
      <w:lvlText w:val=""/>
      <w:lvlJc w:val="start"/>
      <w:pPr>
        <w:ind w:start="144pt" w:hanging="18pt"/>
      </w:pPr>
      <w:rPr>
        <w:rFonts w:ascii="Symbol" w:hAnsi="Symbol" w:hint="default"/>
      </w:rPr>
    </w:lvl>
    <w:lvl w:ilvl="4" w:tplc="AA4A61BE">
      <w:start w:val="1"/>
      <w:numFmt w:val="bullet"/>
      <w:lvlText w:val="o"/>
      <w:lvlJc w:val="start"/>
      <w:pPr>
        <w:ind w:start="180pt" w:hanging="18pt"/>
      </w:pPr>
      <w:rPr>
        <w:rFonts w:ascii="Courier New" w:hAnsi="Courier New" w:hint="default"/>
      </w:rPr>
    </w:lvl>
    <w:lvl w:ilvl="5" w:tplc="0D7A427C">
      <w:start w:val="1"/>
      <w:numFmt w:val="bullet"/>
      <w:lvlText w:val=""/>
      <w:lvlJc w:val="start"/>
      <w:pPr>
        <w:ind w:start="216pt" w:hanging="18pt"/>
      </w:pPr>
      <w:rPr>
        <w:rFonts w:ascii="Wingdings" w:hAnsi="Wingdings" w:hint="default"/>
      </w:rPr>
    </w:lvl>
    <w:lvl w:ilvl="6" w:tplc="E8D00D7C">
      <w:start w:val="1"/>
      <w:numFmt w:val="bullet"/>
      <w:lvlText w:val=""/>
      <w:lvlJc w:val="start"/>
      <w:pPr>
        <w:ind w:start="252pt" w:hanging="18pt"/>
      </w:pPr>
      <w:rPr>
        <w:rFonts w:ascii="Symbol" w:hAnsi="Symbol" w:hint="default"/>
      </w:rPr>
    </w:lvl>
    <w:lvl w:ilvl="7" w:tplc="9CFAB9C4">
      <w:start w:val="1"/>
      <w:numFmt w:val="bullet"/>
      <w:lvlText w:val="o"/>
      <w:lvlJc w:val="start"/>
      <w:pPr>
        <w:ind w:start="288pt" w:hanging="18pt"/>
      </w:pPr>
      <w:rPr>
        <w:rFonts w:ascii="Courier New" w:hAnsi="Courier New" w:hint="default"/>
      </w:rPr>
    </w:lvl>
    <w:lvl w:ilvl="8" w:tplc="14CE9BFA">
      <w:start w:val="1"/>
      <w:numFmt w:val="bullet"/>
      <w:lvlText w:val=""/>
      <w:lvlJc w:val="start"/>
      <w:pPr>
        <w:ind w:start="324pt" w:hanging="18pt"/>
      </w:pPr>
      <w:rPr>
        <w:rFonts w:ascii="Wingdings" w:hAnsi="Wingdings" w:hint="default"/>
      </w:rPr>
    </w:lvl>
  </w:abstractNum>
  <w:abstractNum w:abstractNumId="37" w15:restartNumberingAfterBreak="0">
    <w:nsid w:val="77001F45"/>
    <w:multiLevelType w:val="hybridMultilevel"/>
    <w:tmpl w:val="B1A2261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8" w15:restartNumberingAfterBreak="0">
    <w:nsid w:val="7903B0FB"/>
    <w:multiLevelType w:val="hybridMultilevel"/>
    <w:tmpl w:val="B5BEEC4E"/>
    <w:lvl w:ilvl="0" w:tplc="09F0BC3C">
      <w:start w:val="1"/>
      <w:numFmt w:val="upperLetter"/>
      <w:lvlText w:val="%1."/>
      <w:lvlJc w:val="start"/>
      <w:pPr>
        <w:ind w:start="18pt" w:hanging="18pt"/>
      </w:pPr>
    </w:lvl>
    <w:lvl w:ilvl="1" w:tplc="F02EC10C">
      <w:start w:val="1"/>
      <w:numFmt w:val="lowerLetter"/>
      <w:lvlText w:val="%2."/>
      <w:lvlJc w:val="start"/>
      <w:pPr>
        <w:ind w:start="54pt" w:hanging="18pt"/>
      </w:pPr>
    </w:lvl>
    <w:lvl w:ilvl="2" w:tplc="9828DAB4">
      <w:start w:val="1"/>
      <w:numFmt w:val="lowerRoman"/>
      <w:lvlText w:val="%3."/>
      <w:lvlJc w:val="end"/>
      <w:pPr>
        <w:ind w:start="90pt" w:hanging="9pt"/>
      </w:pPr>
    </w:lvl>
    <w:lvl w:ilvl="3" w:tplc="D36A2940">
      <w:start w:val="1"/>
      <w:numFmt w:val="decimal"/>
      <w:lvlText w:val="%4."/>
      <w:lvlJc w:val="start"/>
      <w:pPr>
        <w:ind w:start="126pt" w:hanging="18pt"/>
      </w:pPr>
    </w:lvl>
    <w:lvl w:ilvl="4" w:tplc="EDA4722A">
      <w:start w:val="1"/>
      <w:numFmt w:val="lowerLetter"/>
      <w:lvlText w:val="%5."/>
      <w:lvlJc w:val="start"/>
      <w:pPr>
        <w:ind w:start="162pt" w:hanging="18pt"/>
      </w:pPr>
    </w:lvl>
    <w:lvl w:ilvl="5" w:tplc="32D45518">
      <w:start w:val="1"/>
      <w:numFmt w:val="lowerRoman"/>
      <w:lvlText w:val="%6."/>
      <w:lvlJc w:val="end"/>
      <w:pPr>
        <w:ind w:start="198pt" w:hanging="9pt"/>
      </w:pPr>
    </w:lvl>
    <w:lvl w:ilvl="6" w:tplc="F3349F0A">
      <w:start w:val="1"/>
      <w:numFmt w:val="decimal"/>
      <w:lvlText w:val="%7."/>
      <w:lvlJc w:val="start"/>
      <w:pPr>
        <w:ind w:start="234pt" w:hanging="18pt"/>
      </w:pPr>
    </w:lvl>
    <w:lvl w:ilvl="7" w:tplc="E796F7FA">
      <w:start w:val="1"/>
      <w:numFmt w:val="lowerLetter"/>
      <w:lvlText w:val="%8."/>
      <w:lvlJc w:val="start"/>
      <w:pPr>
        <w:ind w:start="270pt" w:hanging="18pt"/>
      </w:pPr>
    </w:lvl>
    <w:lvl w:ilvl="8" w:tplc="E5801D40">
      <w:start w:val="1"/>
      <w:numFmt w:val="lowerRoman"/>
      <w:lvlText w:val="%9."/>
      <w:lvlJc w:val="end"/>
      <w:pPr>
        <w:ind w:start="306pt" w:hanging="9pt"/>
      </w:pPr>
    </w:lvl>
  </w:abstractNum>
  <w:abstractNum w:abstractNumId="39" w15:restartNumberingAfterBreak="0">
    <w:nsid w:val="7C5E6E73"/>
    <w:multiLevelType w:val="multilevel"/>
    <w:tmpl w:val="2CC0388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0" w15:restartNumberingAfterBreak="0">
    <w:nsid w:val="7F8730E4"/>
    <w:multiLevelType w:val="multilevel"/>
    <w:tmpl w:val="B9FEE5D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num w:numId="1" w16cid:durableId="1303072241">
    <w:abstractNumId w:val="19"/>
  </w:num>
  <w:num w:numId="2" w16cid:durableId="669260573">
    <w:abstractNumId w:val="14"/>
  </w:num>
  <w:num w:numId="3" w16cid:durableId="1776897104">
    <w:abstractNumId w:val="33"/>
  </w:num>
  <w:num w:numId="4" w16cid:durableId="1727102884">
    <w:abstractNumId w:val="36"/>
  </w:num>
  <w:num w:numId="5" w16cid:durableId="1790200885">
    <w:abstractNumId w:val="28"/>
  </w:num>
  <w:num w:numId="6" w16cid:durableId="1638796480">
    <w:abstractNumId w:val="29"/>
  </w:num>
  <w:num w:numId="7" w16cid:durableId="756906781">
    <w:abstractNumId w:val="38"/>
  </w:num>
  <w:num w:numId="8" w16cid:durableId="940377641">
    <w:abstractNumId w:val="23"/>
  </w:num>
  <w:num w:numId="9" w16cid:durableId="1397439891">
    <w:abstractNumId w:val="34"/>
  </w:num>
  <w:num w:numId="10" w16cid:durableId="539585121">
    <w:abstractNumId w:val="18"/>
  </w:num>
  <w:num w:numId="11" w16cid:durableId="1505513160">
    <w:abstractNumId w:val="26"/>
  </w:num>
  <w:num w:numId="12" w16cid:durableId="978925957">
    <w:abstractNumId w:val="26"/>
  </w:num>
  <w:num w:numId="13" w16cid:durableId="1721400726">
    <w:abstractNumId w:val="26"/>
  </w:num>
  <w:num w:numId="14" w16cid:durableId="687826470">
    <w:abstractNumId w:val="26"/>
  </w:num>
  <w:num w:numId="15" w16cid:durableId="143812469">
    <w:abstractNumId w:val="30"/>
  </w:num>
  <w:num w:numId="16" w16cid:durableId="1364867722">
    <w:abstractNumId w:val="35"/>
  </w:num>
  <w:num w:numId="17" w16cid:durableId="2029989048">
    <w:abstractNumId w:val="24"/>
  </w:num>
  <w:num w:numId="18" w16cid:durableId="642739898">
    <w:abstractNumId w:val="17"/>
  </w:num>
  <w:num w:numId="19" w16cid:durableId="1272741182">
    <w:abstractNumId w:val="16"/>
  </w:num>
  <w:num w:numId="20" w16cid:durableId="851069540">
    <w:abstractNumId w:val="0"/>
  </w:num>
  <w:num w:numId="21" w16cid:durableId="529344390">
    <w:abstractNumId w:val="10"/>
  </w:num>
  <w:num w:numId="22" w16cid:durableId="894972538">
    <w:abstractNumId w:val="8"/>
  </w:num>
  <w:num w:numId="23" w16cid:durableId="1023093075">
    <w:abstractNumId w:val="7"/>
  </w:num>
  <w:num w:numId="24" w16cid:durableId="1951620780">
    <w:abstractNumId w:val="6"/>
  </w:num>
  <w:num w:numId="25" w16cid:durableId="1765606468">
    <w:abstractNumId w:val="5"/>
  </w:num>
  <w:num w:numId="26" w16cid:durableId="409623909">
    <w:abstractNumId w:val="9"/>
  </w:num>
  <w:num w:numId="27" w16cid:durableId="1936084648">
    <w:abstractNumId w:val="4"/>
  </w:num>
  <w:num w:numId="28" w16cid:durableId="146483437">
    <w:abstractNumId w:val="3"/>
  </w:num>
  <w:num w:numId="29" w16cid:durableId="1467505995">
    <w:abstractNumId w:val="2"/>
  </w:num>
  <w:num w:numId="30" w16cid:durableId="1408696933">
    <w:abstractNumId w:val="1"/>
  </w:num>
  <w:num w:numId="31" w16cid:durableId="1366640472">
    <w:abstractNumId w:val="27"/>
  </w:num>
  <w:num w:numId="32" w16cid:durableId="1917282883">
    <w:abstractNumId w:val="30"/>
  </w:num>
  <w:num w:numId="33" w16cid:durableId="1779132977">
    <w:abstractNumId w:val="11"/>
  </w:num>
  <w:num w:numId="34" w16cid:durableId="543519294">
    <w:abstractNumId w:val="11"/>
    <w:lvlOverride w:ilvl="1">
      <w:lvl w:ilvl="1">
        <w:numFmt w:val="lowerLetter"/>
        <w:lvlText w:val="%2."/>
        <w:lvlJc w:val="start"/>
      </w:lvl>
    </w:lvlOverride>
  </w:num>
  <w:num w:numId="35" w16cid:durableId="266695871">
    <w:abstractNumId w:val="11"/>
    <w:lvlOverride w:ilvl="3">
      <w:lvl w:ilvl="3">
        <w:numFmt w:val="bullet"/>
        <w:lvlText w:val=""/>
        <w:lvlJc w:val="start"/>
        <w:pPr>
          <w:tabs>
            <w:tab w:val="num" w:pos="144pt"/>
          </w:tabs>
          <w:ind w:start="144pt" w:hanging="18pt"/>
        </w:pPr>
        <w:rPr>
          <w:rFonts w:ascii="Symbol" w:hAnsi="Symbol" w:hint="default"/>
          <w:sz w:val="20"/>
        </w:rPr>
      </w:lvl>
    </w:lvlOverride>
  </w:num>
  <w:num w:numId="36" w16cid:durableId="1297881436">
    <w:abstractNumId w:val="11"/>
    <w:lvlOverride w:ilvl="1">
      <w:lvl w:ilvl="1">
        <w:numFmt w:val="lowerLetter"/>
        <w:lvlText w:val="%2."/>
        <w:lvlJc w:val="start"/>
      </w:lvl>
    </w:lvlOverride>
  </w:num>
  <w:num w:numId="37" w16cid:durableId="1476414625">
    <w:abstractNumId w:val="11"/>
    <w:lvlOverride w:ilvl="1">
      <w:lvl w:ilvl="1">
        <w:numFmt w:val="lowerLetter"/>
        <w:lvlText w:val="%2."/>
        <w:lvlJc w:val="start"/>
      </w:lvl>
    </w:lvlOverride>
  </w:num>
  <w:num w:numId="38" w16cid:durableId="1385370649">
    <w:abstractNumId w:val="22"/>
  </w:num>
  <w:num w:numId="39" w16cid:durableId="2058820647">
    <w:abstractNumId w:val="21"/>
  </w:num>
  <w:num w:numId="40" w16cid:durableId="779690360">
    <w:abstractNumId w:val="25"/>
  </w:num>
  <w:num w:numId="41" w16cid:durableId="532034903">
    <w:abstractNumId w:val="12"/>
  </w:num>
  <w:num w:numId="42" w16cid:durableId="932472798">
    <w:abstractNumId w:val="37"/>
  </w:num>
  <w:num w:numId="43" w16cid:durableId="1171065559">
    <w:abstractNumId w:val="15"/>
  </w:num>
  <w:num w:numId="44" w16cid:durableId="553082093">
    <w:abstractNumId w:val="20"/>
  </w:num>
  <w:num w:numId="45" w16cid:durableId="225720904">
    <w:abstractNumId w:val="39"/>
  </w:num>
  <w:num w:numId="46" w16cid:durableId="536167298">
    <w:abstractNumId w:val="32"/>
  </w:num>
  <w:num w:numId="47" w16cid:durableId="436101243">
    <w:abstractNumId w:val="32"/>
    <w:lvlOverride w:ilvl="1">
      <w:lvl w:ilvl="1">
        <w:numFmt w:val="lowerLetter"/>
        <w:lvlText w:val="%2."/>
        <w:lvlJc w:val="start"/>
      </w:lvl>
    </w:lvlOverride>
  </w:num>
  <w:num w:numId="48" w16cid:durableId="2134982126">
    <w:abstractNumId w:val="32"/>
    <w:lvlOverride w:ilvl="2">
      <w:lvl w:ilvl="2">
        <w:numFmt w:val="lowerRoman"/>
        <w:lvlText w:val="%3."/>
        <w:lvlJc w:val="end"/>
      </w:lvl>
    </w:lvlOverride>
  </w:num>
  <w:num w:numId="49" w16cid:durableId="463235640">
    <w:abstractNumId w:val="32"/>
    <w:lvlOverride w:ilvl="2">
      <w:lvl w:ilvl="2">
        <w:numFmt w:val="lowerRoman"/>
        <w:lvlText w:val="%3."/>
        <w:lvlJc w:val="end"/>
      </w:lvl>
    </w:lvlOverride>
  </w:num>
  <w:num w:numId="50" w16cid:durableId="1202481195">
    <w:abstractNumId w:val="32"/>
    <w:lvlOverride w:ilvl="2">
      <w:lvl w:ilvl="2">
        <w:numFmt w:val="lowerRoman"/>
        <w:lvlText w:val="%3."/>
        <w:lvlJc w:val="end"/>
      </w:lvl>
    </w:lvlOverride>
  </w:num>
  <w:num w:numId="51" w16cid:durableId="1375035126">
    <w:abstractNumId w:val="32"/>
    <w:lvlOverride w:ilvl="2">
      <w:lvl w:ilvl="2">
        <w:numFmt w:val="lowerRoman"/>
        <w:lvlText w:val="%3."/>
        <w:lvlJc w:val="end"/>
      </w:lvl>
    </w:lvlOverride>
  </w:num>
  <w:num w:numId="52" w16cid:durableId="1117142591">
    <w:abstractNumId w:val="32"/>
    <w:lvlOverride w:ilvl="2">
      <w:lvl w:ilvl="2">
        <w:numFmt w:val="lowerRoman"/>
        <w:lvlText w:val="%3."/>
        <w:lvlJc w:val="end"/>
      </w:lvl>
    </w:lvlOverride>
  </w:num>
  <w:num w:numId="53" w16cid:durableId="823859634">
    <w:abstractNumId w:val="32"/>
    <w:lvlOverride w:ilvl="1">
      <w:lvl w:ilvl="1">
        <w:numFmt w:val="lowerLetter"/>
        <w:lvlText w:val="%2."/>
        <w:lvlJc w:val="start"/>
      </w:lvl>
    </w:lvlOverride>
  </w:num>
  <w:num w:numId="54" w16cid:durableId="210311969">
    <w:abstractNumId w:val="32"/>
    <w:lvlOverride w:ilvl="2">
      <w:lvl w:ilvl="2">
        <w:numFmt w:val="lowerRoman"/>
        <w:lvlText w:val="%3."/>
        <w:lvlJc w:val="end"/>
      </w:lvl>
    </w:lvlOverride>
  </w:num>
  <w:num w:numId="55" w16cid:durableId="1232424848">
    <w:abstractNumId w:val="32"/>
    <w:lvlOverride w:ilvl="2">
      <w:lvl w:ilvl="2">
        <w:numFmt w:val="lowerRoman"/>
        <w:lvlText w:val="%3."/>
        <w:lvlJc w:val="end"/>
      </w:lvl>
    </w:lvlOverride>
  </w:num>
  <w:num w:numId="56" w16cid:durableId="1374234933">
    <w:abstractNumId w:val="32"/>
    <w:lvlOverride w:ilvl="2">
      <w:lvl w:ilvl="2">
        <w:numFmt w:val="lowerRoman"/>
        <w:lvlText w:val="%3."/>
        <w:lvlJc w:val="end"/>
      </w:lvl>
    </w:lvlOverride>
  </w:num>
  <w:num w:numId="57" w16cid:durableId="1599557383">
    <w:abstractNumId w:val="32"/>
    <w:lvlOverride w:ilvl="2">
      <w:lvl w:ilvl="2">
        <w:numFmt w:val="lowerRoman"/>
        <w:lvlText w:val="%3."/>
        <w:lvlJc w:val="end"/>
      </w:lvl>
    </w:lvlOverride>
  </w:num>
  <w:num w:numId="58" w16cid:durableId="1338537008">
    <w:abstractNumId w:val="32"/>
    <w:lvlOverride w:ilvl="2">
      <w:lvl w:ilvl="2">
        <w:numFmt w:val="lowerRoman"/>
        <w:lvlText w:val="%3."/>
        <w:lvlJc w:val="end"/>
      </w:lvl>
    </w:lvlOverride>
  </w:num>
  <w:num w:numId="59" w16cid:durableId="1691371608">
    <w:abstractNumId w:val="31"/>
    <w:lvlOverride w:ilvl="0">
      <w:lvl w:ilvl="0">
        <w:numFmt w:val="decimal"/>
        <w:lvlText w:val="%1."/>
        <w:lvlJc w:val="start"/>
      </w:lvl>
    </w:lvlOverride>
  </w:num>
  <w:num w:numId="60" w16cid:durableId="1647271801">
    <w:abstractNumId w:val="31"/>
    <w:lvlOverride w:ilvl="0">
      <w:lvl w:ilvl="0">
        <w:numFmt w:val="decimal"/>
        <w:lvlText w:val="%1."/>
        <w:lvlJc w:val="start"/>
      </w:lvl>
    </w:lvlOverride>
  </w:num>
  <w:num w:numId="61" w16cid:durableId="1346858457">
    <w:abstractNumId w:val="40"/>
  </w:num>
  <w:num w:numId="62" w16cid:durableId="127550856">
    <w:abstractNumId w:val="13"/>
  </w:num>
  <w:num w:numId="63" w16cid:durableId="1362247781">
    <w:abstractNumId w:val="13"/>
    <w:lvlOverride w:ilvl="1">
      <w:lvl w:ilvl="1">
        <w:numFmt w:val="lowerLetter"/>
        <w:lvlText w:val="%2."/>
        <w:lvlJc w:val="start"/>
      </w:lvl>
    </w:lvlOverride>
  </w:num>
  <w:num w:numId="64" w16cid:durableId="1406145729">
    <w:abstractNumId w:val="13"/>
    <w:lvlOverride w:ilvl="1">
      <w:lvl w:ilvl="1">
        <w:numFmt w:val="lowerLetter"/>
        <w:lvlText w:val="%2."/>
        <w:lvlJc w:val="start"/>
      </w:lvl>
    </w:lvlOverride>
  </w:num>
  <w:num w:numId="65" w16cid:durableId="656611750">
    <w:abstractNumId w:val="13"/>
    <w:lvlOverride w:ilvl="1">
      <w:lvl w:ilvl="1">
        <w:numFmt w:val="lowerLetter"/>
        <w:lvlText w:val="%2."/>
        <w:lvlJc w:val="start"/>
      </w:lvl>
    </w:lvlOverride>
  </w:num>
  <w:num w:numId="66" w16cid:durableId="757289375">
    <w:abstractNumId w:val="13"/>
    <w:lvlOverride w:ilvl="1">
      <w:lvl w:ilvl="1">
        <w:numFmt w:val="lowerLetter"/>
        <w:lvlText w:val="%2."/>
        <w:lvlJc w:val="start"/>
      </w:lvl>
    </w:lvlOverride>
  </w:num>
  <w:num w:numId="67" w16cid:durableId="1027753478">
    <w:abstractNumId w:val="13"/>
    <w:lvlOverride w:ilvl="2">
      <w:lvl w:ilvl="2">
        <w:numFmt w:val="lowerRoman"/>
        <w:lvlText w:val="%3."/>
        <w:lvlJc w:val="end"/>
      </w:lvl>
    </w:lvlOverride>
  </w:num>
  <w:num w:numId="68" w16cid:durableId="1524858300">
    <w:abstractNumId w:val="13"/>
    <w:lvlOverride w:ilvl="1">
      <w:lvl w:ilvl="1">
        <w:numFmt w:val="lowerLetter"/>
        <w:lvlText w:val="%2."/>
        <w:lvlJc w:val="start"/>
      </w:lvl>
    </w:lvlOverride>
  </w:num>
  <w:num w:numId="69" w16cid:durableId="1517037632">
    <w:abstractNumId w:val="13"/>
    <w:lvlOverride w:ilvl="1">
      <w:lvl w:ilvl="1">
        <w:numFmt w:val="lowerLetter"/>
        <w:lvlText w:val="%2."/>
        <w:lvlJc w:val="start"/>
      </w:lvl>
    </w:lvlOverride>
  </w:num>
  <w:num w:numId="70" w16cid:durableId="819078170">
    <w:abstractNumId w:val="13"/>
    <w:lvlOverride w:ilvl="1">
      <w:lvl w:ilvl="1">
        <w:numFmt w:val="lowerLetter"/>
        <w:lvlText w:val="%2."/>
        <w:lvlJc w:val="start"/>
      </w:lvl>
    </w:lvlOverride>
  </w:num>
  <w:num w:numId="71" w16cid:durableId="282914">
    <w:abstractNumId w:val="13"/>
    <w:lvlOverride w:ilvl="1">
      <w:lvl w:ilvl="1">
        <w:numFmt w:val="lowerLetter"/>
        <w:lvlText w:val="%2."/>
        <w:lvlJc w:val="start"/>
      </w:lvl>
    </w:lvlOverride>
  </w:num>
  <w:num w:numId="72" w16cid:durableId="806122943">
    <w:abstractNumId w:val="13"/>
    <w:lvlOverride w:ilvl="1">
      <w:lvl w:ilvl="1">
        <w:numFmt w:val="lowerLetter"/>
        <w:lvlText w:val="%2."/>
        <w:lvlJc w:val="start"/>
      </w:lvl>
    </w:lvlOverride>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Kristen Vinh">
    <w15:presenceInfo w15:providerId="AD" w15:userId="S::kristenv@philaculture.org::7f824186-1101-4017-8726-0cda2bc2b574"/>
  </w15:person>
  <w15:person w15:author="Kristen Vinh [2]">
    <w15:presenceInfo w15:providerId="Windows Live" w15:userId="63c35e0d2718bf4e"/>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revisionView w:markup="0"/>
  <w:trackRevision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0A3"/>
    <w:rsid w:val="0008758A"/>
    <w:rsid w:val="000A58BA"/>
    <w:rsid w:val="000B5DA5"/>
    <w:rsid w:val="000C1E68"/>
    <w:rsid w:val="001116B5"/>
    <w:rsid w:val="00131D96"/>
    <w:rsid w:val="0015079E"/>
    <w:rsid w:val="00156B74"/>
    <w:rsid w:val="001929B1"/>
    <w:rsid w:val="001A2EFD"/>
    <w:rsid w:val="001A3B3D"/>
    <w:rsid w:val="001A42EA"/>
    <w:rsid w:val="001B67DC"/>
    <w:rsid w:val="001D7247"/>
    <w:rsid w:val="001D7BCF"/>
    <w:rsid w:val="001F5820"/>
    <w:rsid w:val="002254A9"/>
    <w:rsid w:val="00233D97"/>
    <w:rsid w:val="00243991"/>
    <w:rsid w:val="002850E3"/>
    <w:rsid w:val="00296014"/>
    <w:rsid w:val="002D2C08"/>
    <w:rsid w:val="002D4E91"/>
    <w:rsid w:val="002E077A"/>
    <w:rsid w:val="00354FCF"/>
    <w:rsid w:val="003A19E2"/>
    <w:rsid w:val="00415A18"/>
    <w:rsid w:val="00421EC6"/>
    <w:rsid w:val="004325FB"/>
    <w:rsid w:val="004432BA"/>
    <w:rsid w:val="0044407E"/>
    <w:rsid w:val="004602E5"/>
    <w:rsid w:val="004825DC"/>
    <w:rsid w:val="004B1A14"/>
    <w:rsid w:val="004B4706"/>
    <w:rsid w:val="004D72B5"/>
    <w:rsid w:val="00507C5F"/>
    <w:rsid w:val="00530A56"/>
    <w:rsid w:val="00546979"/>
    <w:rsid w:val="00547E73"/>
    <w:rsid w:val="00551B7F"/>
    <w:rsid w:val="00561283"/>
    <w:rsid w:val="0056610F"/>
    <w:rsid w:val="00575BCA"/>
    <w:rsid w:val="005A49DF"/>
    <w:rsid w:val="005B0344"/>
    <w:rsid w:val="005B520E"/>
    <w:rsid w:val="005E2800"/>
    <w:rsid w:val="006343CC"/>
    <w:rsid w:val="006347CF"/>
    <w:rsid w:val="00645D22"/>
    <w:rsid w:val="00651A08"/>
    <w:rsid w:val="00654204"/>
    <w:rsid w:val="00670434"/>
    <w:rsid w:val="006747FE"/>
    <w:rsid w:val="006B6B66"/>
    <w:rsid w:val="006F6D3D"/>
    <w:rsid w:val="00704134"/>
    <w:rsid w:val="00715BEA"/>
    <w:rsid w:val="00731718"/>
    <w:rsid w:val="00740EEA"/>
    <w:rsid w:val="00794804"/>
    <w:rsid w:val="007B33F1"/>
    <w:rsid w:val="007C0308"/>
    <w:rsid w:val="007C2FF2"/>
    <w:rsid w:val="007D6232"/>
    <w:rsid w:val="007F1F99"/>
    <w:rsid w:val="007F768F"/>
    <w:rsid w:val="0080420A"/>
    <w:rsid w:val="0080791D"/>
    <w:rsid w:val="008720C3"/>
    <w:rsid w:val="00873603"/>
    <w:rsid w:val="008A2223"/>
    <w:rsid w:val="008A2C7D"/>
    <w:rsid w:val="008C4B23"/>
    <w:rsid w:val="008F6E2C"/>
    <w:rsid w:val="00925BBA"/>
    <w:rsid w:val="009303D9"/>
    <w:rsid w:val="00933C64"/>
    <w:rsid w:val="009526D0"/>
    <w:rsid w:val="0095716C"/>
    <w:rsid w:val="00972203"/>
    <w:rsid w:val="00990D5D"/>
    <w:rsid w:val="00996493"/>
    <w:rsid w:val="00A059B3"/>
    <w:rsid w:val="00A811CE"/>
    <w:rsid w:val="00A83751"/>
    <w:rsid w:val="00AD22CF"/>
    <w:rsid w:val="00AE3409"/>
    <w:rsid w:val="00AE73B3"/>
    <w:rsid w:val="00B11A60"/>
    <w:rsid w:val="00B22613"/>
    <w:rsid w:val="00B54888"/>
    <w:rsid w:val="00B81C7B"/>
    <w:rsid w:val="00BA1025"/>
    <w:rsid w:val="00BC3420"/>
    <w:rsid w:val="00BD3FDB"/>
    <w:rsid w:val="00BE7D3C"/>
    <w:rsid w:val="00BF5FF6"/>
    <w:rsid w:val="00BF7423"/>
    <w:rsid w:val="00C0207F"/>
    <w:rsid w:val="00C0DFAE"/>
    <w:rsid w:val="00C16117"/>
    <w:rsid w:val="00C3075A"/>
    <w:rsid w:val="00C46FDD"/>
    <w:rsid w:val="00C76FFC"/>
    <w:rsid w:val="00C919A4"/>
    <w:rsid w:val="00C95181"/>
    <w:rsid w:val="00CA333B"/>
    <w:rsid w:val="00CA4392"/>
    <w:rsid w:val="00CC393F"/>
    <w:rsid w:val="00CD3AF7"/>
    <w:rsid w:val="00D13749"/>
    <w:rsid w:val="00D2176E"/>
    <w:rsid w:val="00D217FB"/>
    <w:rsid w:val="00D256D6"/>
    <w:rsid w:val="00D25A11"/>
    <w:rsid w:val="00D45C59"/>
    <w:rsid w:val="00D632BE"/>
    <w:rsid w:val="00D72D06"/>
    <w:rsid w:val="00D7522C"/>
    <w:rsid w:val="00D7536F"/>
    <w:rsid w:val="00D76668"/>
    <w:rsid w:val="00D8209E"/>
    <w:rsid w:val="00DE3839"/>
    <w:rsid w:val="00E61E12"/>
    <w:rsid w:val="00E7596C"/>
    <w:rsid w:val="00E878F2"/>
    <w:rsid w:val="00ED0149"/>
    <w:rsid w:val="00EF57C4"/>
    <w:rsid w:val="00EF7DE3"/>
    <w:rsid w:val="00F03103"/>
    <w:rsid w:val="00F12284"/>
    <w:rsid w:val="00F271DE"/>
    <w:rsid w:val="00F3190B"/>
    <w:rsid w:val="00F50649"/>
    <w:rsid w:val="00F627DA"/>
    <w:rsid w:val="00F7288F"/>
    <w:rsid w:val="00F8299B"/>
    <w:rsid w:val="00F847A6"/>
    <w:rsid w:val="00F90007"/>
    <w:rsid w:val="00F9441B"/>
    <w:rsid w:val="00F96569"/>
    <w:rsid w:val="00FA4C32"/>
    <w:rsid w:val="00FE7114"/>
    <w:rsid w:val="023BC3B9"/>
    <w:rsid w:val="03BF13C0"/>
    <w:rsid w:val="0542464B"/>
    <w:rsid w:val="05B39468"/>
    <w:rsid w:val="072D5706"/>
    <w:rsid w:val="08B283B3"/>
    <w:rsid w:val="08CDABF2"/>
    <w:rsid w:val="0931179D"/>
    <w:rsid w:val="0C280B2C"/>
    <w:rsid w:val="0CD1F341"/>
    <w:rsid w:val="0E6609C5"/>
    <w:rsid w:val="0F49AC39"/>
    <w:rsid w:val="10EC4F27"/>
    <w:rsid w:val="115FC2A2"/>
    <w:rsid w:val="1183E82C"/>
    <w:rsid w:val="12322128"/>
    <w:rsid w:val="12FC3C9F"/>
    <w:rsid w:val="14689DF4"/>
    <w:rsid w:val="158E9C34"/>
    <w:rsid w:val="15A6F8F8"/>
    <w:rsid w:val="17051798"/>
    <w:rsid w:val="17B0C11C"/>
    <w:rsid w:val="18AD6601"/>
    <w:rsid w:val="18F7AEC9"/>
    <w:rsid w:val="1B2F2DDC"/>
    <w:rsid w:val="1C00CDFC"/>
    <w:rsid w:val="1CCBBFEA"/>
    <w:rsid w:val="1E903BF8"/>
    <w:rsid w:val="1EDDCBC1"/>
    <w:rsid w:val="1F068D17"/>
    <w:rsid w:val="1F3D63F7"/>
    <w:rsid w:val="21AECBCF"/>
    <w:rsid w:val="224C617E"/>
    <w:rsid w:val="2309840B"/>
    <w:rsid w:val="2389604E"/>
    <w:rsid w:val="24D03D66"/>
    <w:rsid w:val="2502FF14"/>
    <w:rsid w:val="27F4DD6F"/>
    <w:rsid w:val="2A572630"/>
    <w:rsid w:val="2B433A1E"/>
    <w:rsid w:val="2C330788"/>
    <w:rsid w:val="2C854912"/>
    <w:rsid w:val="2EADCB2F"/>
    <w:rsid w:val="310C4B10"/>
    <w:rsid w:val="31A722F0"/>
    <w:rsid w:val="32B7DD5F"/>
    <w:rsid w:val="342BB537"/>
    <w:rsid w:val="359A954D"/>
    <w:rsid w:val="364FBD1A"/>
    <w:rsid w:val="366EE85B"/>
    <w:rsid w:val="37C91B09"/>
    <w:rsid w:val="38E94A2C"/>
    <w:rsid w:val="3967B929"/>
    <w:rsid w:val="3C2C293B"/>
    <w:rsid w:val="3C807685"/>
    <w:rsid w:val="3DA4F880"/>
    <w:rsid w:val="3E6B9BC0"/>
    <w:rsid w:val="3F2D95F0"/>
    <w:rsid w:val="3FA6CE74"/>
    <w:rsid w:val="3FF7F705"/>
    <w:rsid w:val="404821D9"/>
    <w:rsid w:val="41106DA1"/>
    <w:rsid w:val="46AE1819"/>
    <w:rsid w:val="4859EB0B"/>
    <w:rsid w:val="487BA250"/>
    <w:rsid w:val="4A1F8510"/>
    <w:rsid w:val="4A5E569E"/>
    <w:rsid w:val="4AC37E80"/>
    <w:rsid w:val="4D8CB133"/>
    <w:rsid w:val="501C032E"/>
    <w:rsid w:val="50524F65"/>
    <w:rsid w:val="50DB1AD7"/>
    <w:rsid w:val="515850AC"/>
    <w:rsid w:val="539E4B40"/>
    <w:rsid w:val="5438A543"/>
    <w:rsid w:val="5492AFCA"/>
    <w:rsid w:val="54CB3FE4"/>
    <w:rsid w:val="5624C107"/>
    <w:rsid w:val="57BA8DD4"/>
    <w:rsid w:val="5A00EE37"/>
    <w:rsid w:val="5B624EFC"/>
    <w:rsid w:val="5BB43A1E"/>
    <w:rsid w:val="5E6CBEA8"/>
    <w:rsid w:val="5F309B41"/>
    <w:rsid w:val="5FED14E6"/>
    <w:rsid w:val="60924480"/>
    <w:rsid w:val="61DA1D69"/>
    <w:rsid w:val="63BFB5C4"/>
    <w:rsid w:val="64C51C8C"/>
    <w:rsid w:val="655F404C"/>
    <w:rsid w:val="66AACFB5"/>
    <w:rsid w:val="67D7CFF5"/>
    <w:rsid w:val="684556F5"/>
    <w:rsid w:val="685AD1DB"/>
    <w:rsid w:val="6972A425"/>
    <w:rsid w:val="69B2F1CE"/>
    <w:rsid w:val="69FC747A"/>
    <w:rsid w:val="6BF2751B"/>
    <w:rsid w:val="6D02CD88"/>
    <w:rsid w:val="6D2A3B33"/>
    <w:rsid w:val="6DFE6BF1"/>
    <w:rsid w:val="6EE9BAE4"/>
    <w:rsid w:val="729B1737"/>
    <w:rsid w:val="72BFEC7C"/>
    <w:rsid w:val="72E8BBA7"/>
    <w:rsid w:val="74836A98"/>
    <w:rsid w:val="74B83241"/>
    <w:rsid w:val="7A9F9103"/>
    <w:rsid w:val="7D9B9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1"/>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1"/>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1"/>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1"/>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8"/>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9"/>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1"/>
      </w:numPr>
      <w:spacing w:before="3pt" w:after="1.50pt"/>
      <w:ind w:start="2.90pt" w:hanging="1.45pt"/>
      <w:jc w:val="end"/>
    </w:pPr>
    <w:rPr>
      <w:sz w:val="12"/>
      <w:szCs w:val="12"/>
    </w:rPr>
  </w:style>
  <w:style w:type="paragraph" w:customStyle="1" w:styleId="tablehead">
    <w:name w:val="table head"/>
    <w:pPr>
      <w:numPr>
        <w:numId w:val="1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343CC"/>
    <w:rPr>
      <w:color w:val="954F72" w:themeColor="followedHyperlink"/>
      <w:u w:val="single"/>
    </w:rPr>
  </w:style>
  <w:style w:type="table" w:styleId="TableGrid">
    <w:name w:val="Table Grid"/>
    <w:basedOn w:val="TableNormal"/>
    <w:uiPriority w:val="39"/>
    <w:rsid w:val="006343CC"/>
    <w:rPr>
      <w:rFonts w:asciiTheme="minorHAnsi" w:eastAsiaTheme="minorHAnsi" w:hAnsiTheme="minorHAnsi" w:cstheme="minorBidi"/>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7247"/>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D7247"/>
    <w:pPr>
      <w:ind w:start="36pt"/>
      <w:contextualSpacing/>
    </w:p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Revision">
    <w:name w:val="Revision"/>
    <w:hidden/>
    <w:uiPriority w:val="99"/>
    <w:semiHidden/>
    <w:rsid w:val="00D256D6"/>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18/08/relationships/commentsExtensible" Target="commentsExtensible.xml"/><Relationship Id="rId18" Type="http://purl.oclc.org/ooxml/officeDocument/relationships/image" Target="media/image5.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schemas.microsoft.com/office/2016/09/relationships/commentsIds" Target="commentsIds.xm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20" Type="http://purl.oclc.org/ooxml/officeDocument/relationships/hyperlink" Target="https://doi.org/10.1088/1757-899x/981/2/022073" TargetMode="External"/><Relationship Id="rId1" Type="http://purl.oclc.org/ooxml/officeDocument/relationships/customXml" Target="../customXml/item1.xml"/><Relationship Id="rId6" Type="http://purl.oclc.org/ooxml/officeDocument/relationships/footnotes" Target="footnotes.xml"/><Relationship Id="rId11" Type="http://schemas.microsoft.com/office/2011/relationships/commentsExtended" Target="commentsExtended.xml"/><Relationship Id="rId5" Type="http://purl.oclc.org/ooxml/officeDocument/relationships/webSettings" Target="webSettings.xml"/><Relationship Id="rId15" Type="http://purl.oclc.org/ooxml/officeDocument/relationships/image" Target="media/image2.png"/><Relationship Id="rId23" Type="http://purl.oclc.org/ooxml/officeDocument/relationships/theme" Target="theme/theme1.xml"/><Relationship Id="rId10" Type="http://purl.oclc.org/ooxml/officeDocument/relationships/comments" Target="comments.xml"/><Relationship Id="rId19" Type="http://purl.oclc.org/ooxml/officeDocument/relationships/image" Target="media/image6.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1.jpeg"/><Relationship Id="rId22" Type="http://schemas.microsoft.com/office/2011/relationships/people" Target="peop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5</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Kristen Vinh</cp:lastModifiedBy>
  <cp:revision>3</cp:revision>
  <cp:lastPrinted>2025-10-27T14:47:00Z</cp:lastPrinted>
  <dcterms:created xsi:type="dcterms:W3CDTF">2025-10-30T15:31:00Z</dcterms:created>
  <dcterms:modified xsi:type="dcterms:W3CDTF">2025-10-30T15:45:00Z</dcterms:modified>
</cp:coreProperties>
</file>